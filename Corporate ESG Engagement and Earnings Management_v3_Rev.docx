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044E0" w14:textId="549865D0" w:rsidR="00447190" w:rsidRPr="00EA39B8" w:rsidRDefault="00447190" w:rsidP="00447190">
      <w:pPr>
        <w:jc w:val="center"/>
        <w:rPr>
          <w:rFonts w:ascii="Times New Roman" w:hAnsi="Times New Roman" w:cs="Times New Roman"/>
          <w:b/>
          <w:bCs/>
        </w:rPr>
      </w:pPr>
      <w:r w:rsidRPr="00EA39B8">
        <w:rPr>
          <w:rFonts w:ascii="Times New Roman" w:hAnsi="Times New Roman" w:cs="Times New Roman"/>
          <w:b/>
          <w:bCs/>
        </w:rPr>
        <w:t xml:space="preserve">Corporate ESG Engagement and Earnings </w:t>
      </w:r>
      <w:r w:rsidR="00347857">
        <w:rPr>
          <w:rFonts w:ascii="Times New Roman" w:hAnsi="Times New Roman" w:cs="Times New Roman"/>
          <w:b/>
          <w:bCs/>
        </w:rPr>
        <w:t>Management</w:t>
      </w:r>
      <w:r w:rsidRPr="00EA39B8">
        <w:rPr>
          <w:rFonts w:ascii="Times New Roman" w:hAnsi="Times New Roman" w:cs="Times New Roman"/>
          <w:b/>
          <w:bCs/>
        </w:rPr>
        <w:t>: A Moral Licens</w:t>
      </w:r>
      <w:r w:rsidR="007D1244" w:rsidRPr="00EA39B8">
        <w:rPr>
          <w:rFonts w:ascii="Times New Roman" w:hAnsi="Times New Roman" w:cs="Times New Roman"/>
          <w:b/>
          <w:bCs/>
        </w:rPr>
        <w:t>ing</w:t>
      </w:r>
      <w:r w:rsidRPr="00EA39B8">
        <w:rPr>
          <w:rFonts w:ascii="Times New Roman" w:hAnsi="Times New Roman" w:cs="Times New Roman"/>
          <w:b/>
          <w:bCs/>
        </w:rPr>
        <w:t xml:space="preserve"> Perspective</w:t>
      </w:r>
    </w:p>
    <w:p w14:paraId="75E5231D" w14:textId="77777777" w:rsidR="00447190" w:rsidRDefault="00447190" w:rsidP="00447190">
      <w:pPr>
        <w:jc w:val="center"/>
        <w:rPr>
          <w:rFonts w:ascii="Times New Roman" w:hAnsi="Times New Roman" w:cs="Times New Roman"/>
        </w:rPr>
      </w:pPr>
    </w:p>
    <w:p w14:paraId="09AAD0F0" w14:textId="025D8581" w:rsidR="007D1244" w:rsidRDefault="00044502" w:rsidP="00447190">
      <w:pPr>
        <w:jc w:val="center"/>
        <w:rPr>
          <w:rFonts w:ascii="Times New Roman" w:hAnsi="Times New Roman" w:cs="Times New Roman"/>
          <w:b/>
        </w:rPr>
      </w:pPr>
      <w:r>
        <w:rPr>
          <w:rFonts w:ascii="Times New Roman" w:hAnsi="Times New Roman" w:cs="Times New Roman" w:hint="eastAsia"/>
          <w:b/>
        </w:rPr>
        <w:t>ABSTRACT</w:t>
      </w:r>
    </w:p>
    <w:p w14:paraId="7266F454" w14:textId="77777777" w:rsidR="001C19DF" w:rsidRDefault="001C19DF" w:rsidP="0033785E">
      <w:pPr>
        <w:ind w:firstLineChars="200" w:firstLine="480"/>
        <w:jc w:val="both"/>
        <w:rPr>
          <w:ins w:id="0" w:author="Jinyu HE" w:date="2026-02-23T17:31:00Z" w16du:dateUtc="2026-02-23T09:31:00Z"/>
          <w:rFonts w:ascii="Times New Roman" w:hAnsi="Times New Roman" w:cs="Times New Roman"/>
        </w:rPr>
      </w:pPr>
    </w:p>
    <w:p w14:paraId="6C68955F" w14:textId="77777777" w:rsidR="001C19DF" w:rsidRDefault="001C19DF" w:rsidP="0033785E">
      <w:pPr>
        <w:ind w:firstLineChars="200" w:firstLine="480"/>
        <w:jc w:val="both"/>
        <w:rPr>
          <w:ins w:id="1" w:author="Jinyu HE" w:date="2026-02-23T17:31:00Z" w16du:dateUtc="2026-02-23T09:31:00Z"/>
          <w:rFonts w:ascii="Times New Roman" w:hAnsi="Times New Roman" w:cs="Times New Roman"/>
        </w:rPr>
      </w:pPr>
    </w:p>
    <w:p w14:paraId="0E68C545" w14:textId="24728C07" w:rsidR="00ED390B" w:rsidRDefault="001C19DF" w:rsidP="0033785E">
      <w:pPr>
        <w:ind w:firstLineChars="200" w:firstLine="480"/>
        <w:jc w:val="both"/>
        <w:rPr>
          <w:rFonts w:ascii="Times New Roman" w:hAnsi="Times New Roman" w:cs="Times New Roman"/>
          <w:bCs/>
        </w:rPr>
      </w:pPr>
      <w:ins w:id="2" w:author="Jinyu HE" w:date="2026-02-23T17:31:00Z" w16du:dateUtc="2026-02-23T09:31:00Z">
        <w:r>
          <w:rPr>
            <w:rFonts w:ascii="Times New Roman" w:hAnsi="Times New Roman" w:cs="Times New Roman"/>
          </w:rPr>
          <w:t>W</w:t>
        </w:r>
        <w:r w:rsidRPr="7B81508D">
          <w:rPr>
            <w:rFonts w:ascii="Times New Roman" w:hAnsi="Times New Roman" w:cs="Times New Roman"/>
          </w:rPr>
          <w:t xml:space="preserve">hen </w:t>
        </w:r>
        <w:r>
          <w:rPr>
            <w:rFonts w:ascii="Times New Roman" w:hAnsi="Times New Roman" w:cs="Times New Roman"/>
          </w:rPr>
          <w:t>fac</w:t>
        </w:r>
      </w:ins>
      <w:ins w:id="3" w:author="Jinyu HE" w:date="2026-02-23T17:32:00Z" w16du:dateUtc="2026-02-23T09:32:00Z">
        <w:r>
          <w:rPr>
            <w:rFonts w:ascii="Times New Roman" w:hAnsi="Times New Roman" w:cs="Times New Roman"/>
          </w:rPr>
          <w:t>ing</w:t>
        </w:r>
      </w:ins>
      <w:ins w:id="4" w:author="Jinyu HE" w:date="2026-02-23T17:31:00Z" w16du:dateUtc="2026-02-23T09:31:00Z">
        <w:r w:rsidRPr="10AF055F">
          <w:rPr>
            <w:rFonts w:ascii="Times New Roman" w:hAnsi="Times New Roman" w:cs="Times New Roman"/>
          </w:rPr>
          <w:t xml:space="preserve"> </w:t>
        </w:r>
        <w:r>
          <w:rPr>
            <w:rFonts w:ascii="Times New Roman" w:hAnsi="Times New Roman" w:cs="Times New Roman" w:hint="eastAsia"/>
            <w:bCs/>
          </w:rPr>
          <w:t xml:space="preserve">tensions between </w:t>
        </w:r>
        <w:r w:rsidRPr="7B81508D">
          <w:rPr>
            <w:rFonts w:ascii="Times New Roman" w:hAnsi="Times New Roman" w:cs="Times New Roman"/>
          </w:rPr>
          <w:t>shareholders</w:t>
        </w:r>
        <w:r w:rsidRPr="10AF055F">
          <w:rPr>
            <w:rFonts w:ascii="Times New Roman" w:hAnsi="Times New Roman" w:cs="Times New Roman"/>
          </w:rPr>
          <w:t xml:space="preserve"> and other</w:t>
        </w:r>
        <w:r>
          <w:rPr>
            <w:rFonts w:ascii="Times New Roman" w:hAnsi="Times New Roman" w:cs="Times New Roman" w:hint="eastAsia"/>
            <w:bCs/>
          </w:rPr>
          <w:t xml:space="preserve"> stakeholders</w:t>
        </w:r>
      </w:ins>
      <w:ins w:id="5" w:author="Jinyu HE" w:date="2026-02-23T17:32:00Z" w16du:dateUtc="2026-02-23T09:32:00Z">
        <w:r>
          <w:rPr>
            <w:rFonts w:ascii="Times New Roman" w:hAnsi="Times New Roman" w:cs="Times New Roman"/>
            <w:bCs/>
          </w:rPr>
          <w:t xml:space="preserve">, firms are </w:t>
        </w:r>
      </w:ins>
      <w:del w:id="6" w:author="Jinyu HE" w:date="2026-02-23T17:32:00Z" w16du:dateUtc="2026-02-23T09:32:00Z">
        <w:r w:rsidR="00D56238" w:rsidRPr="00F3143D" w:rsidDel="001C19DF">
          <w:rPr>
            <w:rFonts w:ascii="Times New Roman" w:hAnsi="Times New Roman" w:cs="Times New Roman" w:hint="eastAsia"/>
            <w:bCs/>
          </w:rPr>
          <w:delText xml:space="preserve">Scholars </w:delText>
        </w:r>
      </w:del>
      <w:r w:rsidR="000F4812" w:rsidRPr="000F4812">
        <w:rPr>
          <w:rFonts w:ascii="Times New Roman" w:hAnsi="Times New Roman" w:cs="Times New Roman"/>
        </w:rPr>
        <w:t>typically</w:t>
      </w:r>
      <w:r w:rsidR="000F4812">
        <w:rPr>
          <w:rFonts w:ascii="Times New Roman" w:hAnsi="Times New Roman" w:cs="Times New Roman" w:hint="eastAsia"/>
        </w:rPr>
        <w:t xml:space="preserve"> </w:t>
      </w:r>
      <w:r w:rsidR="00F3143D" w:rsidRPr="7B81508D">
        <w:rPr>
          <w:rFonts w:ascii="Times New Roman" w:hAnsi="Times New Roman" w:cs="Times New Roman"/>
        </w:rPr>
        <w:t>assume</w:t>
      </w:r>
      <w:ins w:id="7" w:author="Jinyu HE" w:date="2026-02-23T17:32:00Z" w16du:dateUtc="2026-02-23T09:32:00Z">
        <w:r>
          <w:rPr>
            <w:rFonts w:ascii="Times New Roman" w:hAnsi="Times New Roman" w:cs="Times New Roman"/>
          </w:rPr>
          <w:t>d</w:t>
        </w:r>
      </w:ins>
      <w:r w:rsidR="00F3143D" w:rsidRPr="00F3143D">
        <w:rPr>
          <w:rFonts w:ascii="Times New Roman" w:hAnsi="Times New Roman" w:cs="Times New Roman"/>
          <w:bCs/>
        </w:rPr>
        <w:t xml:space="preserve"> </w:t>
      </w:r>
      <w:del w:id="8" w:author="Jinyu HE" w:date="2026-02-23T17:32:00Z" w16du:dateUtc="2026-02-23T09:32:00Z">
        <w:r w:rsidR="00F3143D" w:rsidRPr="00F3143D" w:rsidDel="001C19DF">
          <w:rPr>
            <w:rFonts w:ascii="Times New Roman" w:hAnsi="Times New Roman" w:cs="Times New Roman"/>
            <w:bCs/>
          </w:rPr>
          <w:delText>that firms</w:delText>
        </w:r>
      </w:del>
      <w:ins w:id="9" w:author="Jinyu HE" w:date="2026-02-23T17:32:00Z" w16du:dateUtc="2026-02-23T09:32:00Z">
        <w:r>
          <w:rPr>
            <w:rFonts w:ascii="Times New Roman" w:hAnsi="Times New Roman" w:cs="Times New Roman"/>
            <w:bCs/>
          </w:rPr>
          <w:t>to</w:t>
        </w:r>
      </w:ins>
      <w:r w:rsidR="00F3143D" w:rsidRPr="00F3143D">
        <w:rPr>
          <w:rFonts w:ascii="Times New Roman" w:hAnsi="Times New Roman" w:cs="Times New Roman"/>
          <w:bCs/>
        </w:rPr>
        <w:t xml:space="preserve"> prioritize profit</w:t>
      </w:r>
      <w:r w:rsidR="005047EA">
        <w:rPr>
          <w:rFonts w:ascii="Times New Roman" w:hAnsi="Times New Roman" w:cs="Times New Roman" w:hint="eastAsia"/>
          <w:bCs/>
        </w:rPr>
        <w:t>s</w:t>
      </w:r>
      <w:r w:rsidR="00F3143D" w:rsidRPr="00F3143D">
        <w:rPr>
          <w:rFonts w:ascii="Times New Roman" w:hAnsi="Times New Roman" w:cs="Times New Roman"/>
          <w:bCs/>
        </w:rPr>
        <w:t xml:space="preserve"> over </w:t>
      </w:r>
      <w:r w:rsidR="2963DE0D" w:rsidRPr="3ECCDF0F">
        <w:rPr>
          <w:rFonts w:ascii="Times New Roman" w:hAnsi="Times New Roman" w:cs="Times New Roman"/>
        </w:rPr>
        <w:t xml:space="preserve">the </w:t>
      </w:r>
      <w:r w:rsidR="00F3143D" w:rsidRPr="00F3143D">
        <w:rPr>
          <w:rFonts w:ascii="Times New Roman" w:hAnsi="Times New Roman" w:cs="Times New Roman"/>
          <w:bCs/>
        </w:rPr>
        <w:t>planet and people</w:t>
      </w:r>
      <w:ins w:id="10" w:author="Jinyu HE" w:date="2026-02-23T17:33:00Z" w16du:dateUtc="2026-02-23T09:33:00Z">
        <w:r w:rsidR="00C20E8B">
          <w:rPr>
            <w:rFonts w:ascii="Times New Roman" w:hAnsi="Times New Roman" w:cs="Times New Roman"/>
            <w:bCs/>
          </w:rPr>
          <w:t xml:space="preserve"> and </w:t>
        </w:r>
        <w:r w:rsidR="00A718E6">
          <w:rPr>
            <w:rFonts w:ascii="Times New Roman" w:hAnsi="Times New Roman" w:cs="Times New Roman"/>
            <w:bCs/>
          </w:rPr>
          <w:t xml:space="preserve">engage </w:t>
        </w:r>
      </w:ins>
      <w:ins w:id="11" w:author="Jinyu HE" w:date="2026-02-24T11:39:00Z" w16du:dateUtc="2026-02-24T03:39:00Z">
        <w:r w:rsidR="008D1FA7">
          <w:rPr>
            <w:rFonts w:ascii="Times New Roman" w:hAnsi="Times New Roman" w:cs="Times New Roman" w:hint="eastAsia"/>
            <w:bCs/>
          </w:rPr>
          <w:t>in</w:t>
        </w:r>
        <w:r w:rsidR="008D1FA7">
          <w:rPr>
            <w:rFonts w:ascii="Times New Roman" w:hAnsi="Times New Roman" w:cs="Times New Roman"/>
            <w:bCs/>
          </w:rPr>
          <w:t xml:space="preserve"> </w:t>
        </w:r>
      </w:ins>
      <w:del w:id="12" w:author="Jinyu HE" w:date="2026-02-23T17:31:00Z" w16du:dateUtc="2026-02-23T09:31:00Z">
        <w:r w:rsidR="007916B2" w:rsidDel="001C19DF">
          <w:rPr>
            <w:rFonts w:ascii="Times New Roman" w:hAnsi="Times New Roman" w:cs="Times New Roman" w:hint="eastAsia"/>
            <w:bCs/>
          </w:rPr>
          <w:delText xml:space="preserve"> </w:delText>
        </w:r>
        <w:r w:rsidR="509298B8" w:rsidRPr="7B81508D" w:rsidDel="001C19DF">
          <w:rPr>
            <w:rFonts w:ascii="Times New Roman" w:hAnsi="Times New Roman" w:cs="Times New Roman"/>
          </w:rPr>
          <w:delText>when</w:delText>
        </w:r>
        <w:r w:rsidR="00B24E7E" w:rsidRPr="7B81508D" w:rsidDel="001C19DF">
          <w:rPr>
            <w:rFonts w:ascii="Times New Roman" w:hAnsi="Times New Roman" w:cs="Times New Roman"/>
          </w:rPr>
          <w:delText xml:space="preserve"> manag</w:delText>
        </w:r>
        <w:r w:rsidR="1AE3769E" w:rsidRPr="7B81508D" w:rsidDel="001C19DF">
          <w:rPr>
            <w:rFonts w:ascii="Times New Roman" w:hAnsi="Times New Roman" w:cs="Times New Roman"/>
          </w:rPr>
          <w:delText>ing</w:delText>
        </w:r>
        <w:r w:rsidR="1AE3769E" w:rsidRPr="10AF055F" w:rsidDel="001C19DF">
          <w:rPr>
            <w:rFonts w:ascii="Times New Roman" w:hAnsi="Times New Roman" w:cs="Times New Roman"/>
          </w:rPr>
          <w:delText xml:space="preserve"> the</w:delText>
        </w:r>
        <w:r w:rsidR="00B24E7E" w:rsidRPr="10AF055F" w:rsidDel="001C19DF">
          <w:rPr>
            <w:rFonts w:ascii="Times New Roman" w:hAnsi="Times New Roman" w:cs="Times New Roman"/>
          </w:rPr>
          <w:delText xml:space="preserve"> </w:delText>
        </w:r>
        <w:r w:rsidR="00B24E7E" w:rsidDel="001C19DF">
          <w:rPr>
            <w:rFonts w:ascii="Times New Roman" w:hAnsi="Times New Roman" w:cs="Times New Roman" w:hint="eastAsia"/>
            <w:bCs/>
          </w:rPr>
          <w:delText xml:space="preserve">tensions </w:delText>
        </w:r>
        <w:r w:rsidR="00B35467" w:rsidDel="001C19DF">
          <w:rPr>
            <w:rFonts w:ascii="Times New Roman" w:hAnsi="Times New Roman" w:cs="Times New Roman" w:hint="eastAsia"/>
            <w:bCs/>
          </w:rPr>
          <w:delText>between</w:delText>
        </w:r>
        <w:r w:rsidR="00B24E7E" w:rsidDel="001C19DF">
          <w:rPr>
            <w:rFonts w:ascii="Times New Roman" w:hAnsi="Times New Roman" w:cs="Times New Roman" w:hint="eastAsia"/>
            <w:bCs/>
          </w:rPr>
          <w:delText xml:space="preserve"> </w:delText>
        </w:r>
        <w:r w:rsidR="20F2D402" w:rsidRPr="7B81508D" w:rsidDel="001C19DF">
          <w:rPr>
            <w:rFonts w:ascii="Times New Roman" w:hAnsi="Times New Roman" w:cs="Times New Roman"/>
          </w:rPr>
          <w:delText>shareholders</w:delText>
        </w:r>
        <w:r w:rsidR="20F2D402" w:rsidRPr="10AF055F" w:rsidDel="001C19DF">
          <w:rPr>
            <w:rFonts w:ascii="Times New Roman" w:hAnsi="Times New Roman" w:cs="Times New Roman"/>
          </w:rPr>
          <w:delText xml:space="preserve"> and other</w:delText>
        </w:r>
        <w:r w:rsidR="00B24E7E" w:rsidDel="001C19DF">
          <w:rPr>
            <w:rFonts w:ascii="Times New Roman" w:hAnsi="Times New Roman" w:cs="Times New Roman" w:hint="eastAsia"/>
            <w:bCs/>
          </w:rPr>
          <w:delText xml:space="preserve"> stakeholders</w:delText>
        </w:r>
      </w:del>
      <w:del w:id="13" w:author="Jinyu HE" w:date="2026-02-23T17:33:00Z" w16du:dateUtc="2026-02-23T09:33:00Z">
        <w:r w:rsidR="38A4225C" w:rsidRPr="3ECCDF0F" w:rsidDel="00A718E6">
          <w:rPr>
            <w:rFonts w:ascii="Times New Roman" w:hAnsi="Times New Roman" w:cs="Times New Roman"/>
          </w:rPr>
          <w:delText xml:space="preserve">. </w:delText>
        </w:r>
        <w:r w:rsidR="47D64C0C" w:rsidRPr="3619ABCB" w:rsidDel="00A718E6">
          <w:rPr>
            <w:rFonts w:ascii="Times New Roman" w:hAnsi="Times New Roman" w:cs="Times New Roman"/>
          </w:rPr>
          <w:delText>And, t</w:delText>
        </w:r>
        <w:r w:rsidR="38A4225C" w:rsidRPr="3619ABCB" w:rsidDel="00A718E6">
          <w:rPr>
            <w:rFonts w:ascii="Times New Roman" w:hAnsi="Times New Roman" w:cs="Times New Roman"/>
          </w:rPr>
          <w:delText>hey</w:delText>
        </w:r>
        <w:r w:rsidR="1F4C5701" w:rsidRPr="4AF56819" w:rsidDel="00A718E6">
          <w:rPr>
            <w:rFonts w:ascii="Times New Roman" w:hAnsi="Times New Roman" w:cs="Times New Roman"/>
          </w:rPr>
          <w:delText xml:space="preserve"> have examined various factors </w:delText>
        </w:r>
        <w:r w:rsidR="036C3E91" w:rsidRPr="7EC4FB0A" w:rsidDel="00A718E6">
          <w:rPr>
            <w:rFonts w:ascii="Times New Roman" w:hAnsi="Times New Roman" w:cs="Times New Roman"/>
          </w:rPr>
          <w:delText>affecting</w:delText>
        </w:r>
        <w:r w:rsidR="1F4C5701" w:rsidRPr="5FB91E6F" w:rsidDel="00A718E6">
          <w:rPr>
            <w:rFonts w:ascii="Times New Roman" w:hAnsi="Times New Roman" w:cs="Times New Roman"/>
          </w:rPr>
          <w:delText xml:space="preserve"> firms</w:delText>
        </w:r>
        <w:r w:rsidR="036C3E91" w:rsidRPr="7EC4FB0A" w:rsidDel="00A718E6">
          <w:rPr>
            <w:rFonts w:ascii="Times New Roman" w:hAnsi="Times New Roman" w:cs="Times New Roman"/>
          </w:rPr>
          <w:delText>’</w:delText>
        </w:r>
        <w:r w:rsidR="1F4C5701" w:rsidRPr="5FB91E6F" w:rsidDel="00A718E6">
          <w:rPr>
            <w:rFonts w:ascii="Times New Roman" w:hAnsi="Times New Roman" w:cs="Times New Roman"/>
          </w:rPr>
          <w:delText xml:space="preserve"> </w:delText>
        </w:r>
      </w:del>
      <w:r w:rsidR="1F4C5701" w:rsidRPr="5FB91E6F">
        <w:rPr>
          <w:rFonts w:ascii="Times New Roman" w:hAnsi="Times New Roman" w:cs="Times New Roman"/>
        </w:rPr>
        <w:t>gre</w:t>
      </w:r>
      <w:r w:rsidR="7117CA84" w:rsidRPr="5FB91E6F">
        <w:rPr>
          <w:rFonts w:ascii="Times New Roman" w:hAnsi="Times New Roman" w:cs="Times New Roman"/>
        </w:rPr>
        <w:t xml:space="preserve">enwashing </w:t>
      </w:r>
      <w:del w:id="14" w:author="Jinyu HE" w:date="2026-02-24T11:51:00Z" w16du:dateUtc="2026-02-24T03:51:00Z">
        <w:r w:rsidR="7117CA84" w:rsidRPr="5FB91E6F" w:rsidDel="00844116">
          <w:rPr>
            <w:rFonts w:ascii="Times New Roman" w:hAnsi="Times New Roman" w:cs="Times New Roman"/>
          </w:rPr>
          <w:delText>behaviors</w:delText>
        </w:r>
      </w:del>
      <w:del w:id="15" w:author="Jinyu HE" w:date="2026-02-23T17:33:00Z" w16du:dateUtc="2026-02-23T09:33:00Z">
        <w:r w:rsidR="3F7A47F3" w:rsidRPr="3ECCDF0F" w:rsidDel="00301A92">
          <w:rPr>
            <w:rFonts w:ascii="Times New Roman" w:hAnsi="Times New Roman" w:cs="Times New Roman"/>
          </w:rPr>
          <w:delText>, which</w:delText>
        </w:r>
        <w:r w:rsidR="067A3BBF" w:rsidRPr="493796EF" w:rsidDel="00301A92">
          <w:rPr>
            <w:rFonts w:ascii="Times New Roman" w:hAnsi="Times New Roman" w:cs="Times New Roman"/>
          </w:rPr>
          <w:delText xml:space="preserve"> are intended</w:delText>
        </w:r>
      </w:del>
      <w:del w:id="16" w:author="Jinyu HE" w:date="2026-02-24T11:51:00Z" w16du:dateUtc="2026-02-24T03:51:00Z">
        <w:r w:rsidR="067A3BBF" w:rsidRPr="493796EF" w:rsidDel="00844116">
          <w:rPr>
            <w:rFonts w:ascii="Times New Roman" w:hAnsi="Times New Roman" w:cs="Times New Roman"/>
          </w:rPr>
          <w:delText xml:space="preserve"> </w:delText>
        </w:r>
      </w:del>
      <w:r w:rsidR="067A3BBF" w:rsidRPr="493796EF">
        <w:rPr>
          <w:rFonts w:ascii="Times New Roman" w:hAnsi="Times New Roman" w:cs="Times New Roman"/>
        </w:rPr>
        <w:t xml:space="preserve">to </w:t>
      </w:r>
      <w:r w:rsidR="3C7060D7" w:rsidRPr="32977923">
        <w:rPr>
          <w:rFonts w:ascii="Times New Roman" w:hAnsi="Times New Roman" w:cs="Times New Roman"/>
        </w:rPr>
        <w:t>shape</w:t>
      </w:r>
      <w:r w:rsidR="3188207C" w:rsidRPr="2AA96BE1">
        <w:rPr>
          <w:rFonts w:ascii="Times New Roman" w:hAnsi="Times New Roman" w:cs="Times New Roman"/>
        </w:rPr>
        <w:t xml:space="preserve"> stakeholders’ </w:t>
      </w:r>
      <w:r w:rsidR="34E567D8" w:rsidRPr="32977923">
        <w:rPr>
          <w:rFonts w:ascii="Times New Roman" w:hAnsi="Times New Roman" w:cs="Times New Roman"/>
        </w:rPr>
        <w:t>perceptions</w:t>
      </w:r>
      <w:r w:rsidR="00B24E7E" w:rsidRPr="32977923">
        <w:rPr>
          <w:rFonts w:ascii="Times New Roman" w:hAnsi="Times New Roman" w:cs="Times New Roman"/>
        </w:rPr>
        <w:t xml:space="preserve">. </w:t>
      </w:r>
      <w:del w:id="17" w:author="Jinyu HE" w:date="2026-02-23T17:54:00Z" w16du:dateUtc="2026-02-23T09:54:00Z">
        <w:r w:rsidR="3EC8F84A" w:rsidRPr="32977923" w:rsidDel="00E41AE8">
          <w:rPr>
            <w:rFonts w:ascii="Times New Roman" w:hAnsi="Times New Roman" w:cs="Times New Roman"/>
          </w:rPr>
          <w:delText xml:space="preserve">In </w:delText>
        </w:r>
      </w:del>
      <w:ins w:id="18" w:author="Jinyu HE" w:date="2026-02-23T17:54:00Z" w16du:dateUtc="2026-02-23T09:54:00Z">
        <w:r w:rsidR="00E41AE8">
          <w:rPr>
            <w:rFonts w:ascii="Times New Roman" w:hAnsi="Times New Roman" w:cs="Times New Roman"/>
          </w:rPr>
          <w:t>By</w:t>
        </w:r>
        <w:r w:rsidR="00E41AE8" w:rsidRPr="32977923">
          <w:rPr>
            <w:rFonts w:ascii="Times New Roman" w:hAnsi="Times New Roman" w:cs="Times New Roman"/>
          </w:rPr>
          <w:t xml:space="preserve"> </w:t>
        </w:r>
      </w:ins>
      <w:r w:rsidR="3EC8F84A" w:rsidRPr="32977923">
        <w:rPr>
          <w:rFonts w:ascii="Times New Roman" w:hAnsi="Times New Roman" w:cs="Times New Roman"/>
        </w:rPr>
        <w:t xml:space="preserve">contrast, </w:t>
      </w:r>
      <w:del w:id="19" w:author="Jinyu HE" w:date="2026-02-23T17:39:00Z" w16du:dateUtc="2026-02-23T09:39:00Z">
        <w:r w:rsidR="565D46F2" w:rsidRPr="5B765799" w:rsidDel="00404F2E">
          <w:rPr>
            <w:rFonts w:ascii="Times New Roman" w:hAnsi="Times New Roman" w:cs="Times New Roman"/>
          </w:rPr>
          <w:delText>w</w:delText>
        </w:r>
        <w:r w:rsidR="00B24E7E" w:rsidRPr="5B765799" w:rsidDel="00404F2E">
          <w:rPr>
            <w:rFonts w:ascii="Times New Roman" w:hAnsi="Times New Roman" w:cs="Times New Roman"/>
          </w:rPr>
          <w:delText>e</w:delText>
        </w:r>
        <w:r w:rsidR="00B24E7E" w:rsidRPr="5FB91E6F" w:rsidDel="00404F2E">
          <w:rPr>
            <w:rFonts w:ascii="Times New Roman" w:hAnsi="Times New Roman" w:cs="Times New Roman"/>
          </w:rPr>
          <w:delText xml:space="preserve"> </w:delText>
        </w:r>
        <w:r w:rsidR="003039EC" w:rsidRPr="5FB91E6F" w:rsidDel="00404F2E">
          <w:rPr>
            <w:rFonts w:ascii="Times New Roman" w:hAnsi="Times New Roman" w:cs="Times New Roman"/>
          </w:rPr>
          <w:delText>shift</w:delText>
        </w:r>
        <w:r w:rsidR="4F42CC0A" w:rsidRPr="5B765799" w:rsidDel="00404F2E">
          <w:rPr>
            <w:rFonts w:ascii="Times New Roman" w:hAnsi="Times New Roman" w:cs="Times New Roman"/>
          </w:rPr>
          <w:delText xml:space="preserve"> </w:delText>
        </w:r>
        <w:r w:rsidR="6D9D9181" w:rsidRPr="5B765799" w:rsidDel="00404F2E">
          <w:rPr>
            <w:rFonts w:ascii="Times New Roman" w:hAnsi="Times New Roman" w:cs="Times New Roman"/>
          </w:rPr>
          <w:delText>our focus</w:delText>
        </w:r>
        <w:r w:rsidR="003039EC" w:rsidDel="00404F2E">
          <w:rPr>
            <w:rFonts w:ascii="Times New Roman" w:hAnsi="Times New Roman" w:cs="Times New Roman" w:hint="eastAsia"/>
            <w:bCs/>
          </w:rPr>
          <w:delText xml:space="preserve"> </w:delText>
        </w:r>
        <w:r w:rsidR="004B64A6" w:rsidDel="00404F2E">
          <w:rPr>
            <w:rFonts w:ascii="Times New Roman" w:hAnsi="Times New Roman" w:cs="Times New Roman"/>
            <w:bCs/>
          </w:rPr>
          <w:delText>to</w:delText>
        </w:r>
      </w:del>
      <w:ins w:id="20" w:author="Jinyu HE" w:date="2026-02-23T17:39:00Z" w16du:dateUtc="2026-02-23T09:39:00Z">
        <w:r w:rsidR="00404F2E">
          <w:rPr>
            <w:rFonts w:ascii="Times New Roman" w:hAnsi="Times New Roman" w:cs="Times New Roman"/>
          </w:rPr>
          <w:t>scholars have rarely examined</w:t>
        </w:r>
        <w:r w:rsidR="00D47C6F">
          <w:rPr>
            <w:rFonts w:ascii="Times New Roman" w:hAnsi="Times New Roman" w:cs="Times New Roman"/>
          </w:rPr>
          <w:t xml:space="preserve"> </w:t>
        </w:r>
      </w:ins>
      <w:del w:id="21" w:author="Jinyu HE" w:date="2026-02-23T17:54:00Z" w16du:dateUtc="2026-02-23T09:54:00Z">
        <w:r w:rsidR="004B64A6" w:rsidDel="00E41AE8">
          <w:rPr>
            <w:rFonts w:ascii="Times New Roman" w:hAnsi="Times New Roman" w:cs="Times New Roman"/>
            <w:bCs/>
          </w:rPr>
          <w:delText xml:space="preserve"> </w:delText>
        </w:r>
      </w:del>
      <w:r w:rsidR="004B64A6">
        <w:rPr>
          <w:rFonts w:ascii="Times New Roman" w:hAnsi="Times New Roman" w:cs="Times New Roman"/>
          <w:bCs/>
        </w:rPr>
        <w:t>the</w:t>
      </w:r>
      <w:r w:rsidR="45CD654F" w:rsidRPr="58F35DBC">
        <w:rPr>
          <w:rFonts w:ascii="Times New Roman" w:hAnsi="Times New Roman" w:cs="Times New Roman"/>
        </w:rPr>
        <w:t xml:space="preserve"> </w:t>
      </w:r>
      <w:del w:id="22" w:author="Jinyu HE" w:date="2026-02-24T11:51:00Z" w16du:dateUtc="2026-02-24T03:51:00Z">
        <w:r w:rsidR="45CD654F" w:rsidRPr="58F35DBC" w:rsidDel="00844116">
          <w:rPr>
            <w:rFonts w:ascii="Times New Roman" w:hAnsi="Times New Roman" w:cs="Times New Roman"/>
          </w:rPr>
          <w:delText xml:space="preserve">opposite </w:delText>
        </w:r>
      </w:del>
      <w:ins w:id="23" w:author="Jinyu HE" w:date="2026-02-24T11:51:00Z" w16du:dateUtc="2026-02-24T03:51:00Z">
        <w:r w:rsidR="00844116">
          <w:rPr>
            <w:rFonts w:ascii="Times New Roman" w:hAnsi="Times New Roman" w:cs="Times New Roman"/>
          </w:rPr>
          <w:t>reverse</w:t>
        </w:r>
        <w:r w:rsidR="00844116" w:rsidRPr="58F35DBC">
          <w:rPr>
            <w:rFonts w:ascii="Times New Roman" w:hAnsi="Times New Roman" w:cs="Times New Roman"/>
          </w:rPr>
          <w:t xml:space="preserve"> </w:t>
        </w:r>
      </w:ins>
      <w:r w:rsidR="45CD654F" w:rsidRPr="58F35DBC">
        <w:rPr>
          <w:rFonts w:ascii="Times New Roman" w:hAnsi="Times New Roman" w:cs="Times New Roman"/>
        </w:rPr>
        <w:t>dynamic</w:t>
      </w:r>
      <w:r w:rsidR="4D209CDC" w:rsidRPr="54528408">
        <w:rPr>
          <w:rFonts w:ascii="Times New Roman" w:hAnsi="Times New Roman" w:cs="Times New Roman"/>
        </w:rPr>
        <w:t>:</w:t>
      </w:r>
      <w:r w:rsidR="45CD654F" w:rsidRPr="58F35DBC">
        <w:rPr>
          <w:rFonts w:ascii="Times New Roman" w:hAnsi="Times New Roman" w:cs="Times New Roman"/>
        </w:rPr>
        <w:t xml:space="preserve"> </w:t>
      </w:r>
      <w:r w:rsidR="68F77C71" w:rsidRPr="54528408">
        <w:rPr>
          <w:rFonts w:ascii="Times New Roman" w:hAnsi="Times New Roman" w:cs="Times New Roman"/>
        </w:rPr>
        <w:t>firms</w:t>
      </w:r>
      <w:r w:rsidR="0E3BFB85" w:rsidRPr="54528408">
        <w:rPr>
          <w:rFonts w:ascii="Times New Roman" w:hAnsi="Times New Roman" w:cs="Times New Roman"/>
        </w:rPr>
        <w:t xml:space="preserve"> engag</w:t>
      </w:r>
      <w:r w:rsidR="02EA147F" w:rsidRPr="54528408">
        <w:rPr>
          <w:rFonts w:ascii="Times New Roman" w:hAnsi="Times New Roman" w:cs="Times New Roman"/>
        </w:rPr>
        <w:t>ing</w:t>
      </w:r>
      <w:r w:rsidR="0E3BFB85" w:rsidRPr="58F35DBC">
        <w:rPr>
          <w:rFonts w:ascii="Times New Roman" w:hAnsi="Times New Roman" w:cs="Times New Roman"/>
        </w:rPr>
        <w:t xml:space="preserve"> in</w:t>
      </w:r>
      <w:r w:rsidR="00CD1895" w:rsidRPr="00CD1895">
        <w:rPr>
          <w:rFonts w:ascii="Times New Roman" w:hAnsi="Times New Roman" w:cs="Times New Roman"/>
          <w:bCs/>
        </w:rPr>
        <w:t xml:space="preserve"> </w:t>
      </w:r>
      <w:del w:id="24" w:author="Jinyu HE" w:date="2026-02-24T11:39:00Z" w16du:dateUtc="2026-02-24T03:39:00Z">
        <w:r w:rsidR="00CD1895" w:rsidRPr="00CD1895" w:rsidDel="008D1FA7">
          <w:rPr>
            <w:rFonts w:ascii="Times New Roman" w:hAnsi="Times New Roman" w:cs="Times New Roman"/>
            <w:bCs/>
          </w:rPr>
          <w:delText xml:space="preserve">artificial </w:delText>
        </w:r>
      </w:del>
      <w:ins w:id="25" w:author="Jinyu HE" w:date="2026-02-24T11:43:00Z" w16du:dateUtc="2026-02-24T03:43:00Z">
        <w:r w:rsidR="00496C15">
          <w:rPr>
            <w:rFonts w:ascii="Times New Roman" w:hAnsi="Times New Roman" w:cs="Times New Roman"/>
            <w:bCs/>
          </w:rPr>
          <w:t>spurious</w:t>
        </w:r>
      </w:ins>
      <w:ins w:id="26" w:author="Jinyu HE" w:date="2026-02-24T11:39:00Z" w16du:dateUtc="2026-02-24T03:39:00Z">
        <w:r w:rsidR="008D1FA7" w:rsidRPr="00CD1895">
          <w:rPr>
            <w:rFonts w:ascii="Times New Roman" w:hAnsi="Times New Roman" w:cs="Times New Roman"/>
            <w:bCs/>
          </w:rPr>
          <w:t xml:space="preserve"> </w:t>
        </w:r>
      </w:ins>
      <w:del w:id="27" w:author="Jinyu HE" w:date="2026-02-24T11:51:00Z" w16du:dateUtc="2026-02-24T03:51:00Z">
        <w:r w:rsidR="00E374C1" w:rsidDel="009B2078">
          <w:rPr>
            <w:rFonts w:ascii="Times New Roman" w:hAnsi="Times New Roman" w:cs="Times New Roman" w:hint="eastAsia"/>
            <w:bCs/>
          </w:rPr>
          <w:delText>behaviors</w:delText>
        </w:r>
        <w:r w:rsidR="00CD1895" w:rsidRPr="00CD1895" w:rsidDel="009B2078">
          <w:rPr>
            <w:rFonts w:ascii="Times New Roman" w:hAnsi="Times New Roman" w:cs="Times New Roman"/>
            <w:bCs/>
          </w:rPr>
          <w:delText xml:space="preserve"> </w:delText>
        </w:r>
      </w:del>
      <w:ins w:id="28" w:author="Jinyu HE" w:date="2026-02-24T11:51:00Z" w16du:dateUtc="2026-02-24T03:51:00Z">
        <w:r w:rsidR="009B2078">
          <w:rPr>
            <w:rFonts w:ascii="Times New Roman" w:hAnsi="Times New Roman" w:cs="Times New Roman"/>
            <w:bCs/>
          </w:rPr>
          <w:t>practices</w:t>
        </w:r>
        <w:r w:rsidR="009B2078" w:rsidRPr="00CD1895">
          <w:rPr>
            <w:rFonts w:ascii="Times New Roman" w:hAnsi="Times New Roman" w:cs="Times New Roman"/>
            <w:bCs/>
          </w:rPr>
          <w:t xml:space="preserve"> </w:t>
        </w:r>
      </w:ins>
      <w:r w:rsidR="00CD1895" w:rsidRPr="00CD1895">
        <w:rPr>
          <w:rFonts w:ascii="Times New Roman" w:hAnsi="Times New Roman" w:cs="Times New Roman"/>
          <w:bCs/>
        </w:rPr>
        <w:t xml:space="preserve">to appease shareholders while </w:t>
      </w:r>
      <w:r w:rsidR="3E539230" w:rsidRPr="5FC13C0E">
        <w:rPr>
          <w:rFonts w:ascii="Times New Roman" w:hAnsi="Times New Roman" w:cs="Times New Roman"/>
        </w:rPr>
        <w:t xml:space="preserve">substantively </w:t>
      </w:r>
      <w:r w:rsidR="00CD1895" w:rsidRPr="00CD1895">
        <w:rPr>
          <w:rFonts w:ascii="Times New Roman" w:hAnsi="Times New Roman" w:cs="Times New Roman"/>
          <w:bCs/>
        </w:rPr>
        <w:t>address</w:t>
      </w:r>
      <w:r w:rsidR="00331CDE">
        <w:rPr>
          <w:rFonts w:ascii="Times New Roman" w:hAnsi="Times New Roman" w:cs="Times New Roman" w:hint="eastAsia"/>
          <w:bCs/>
        </w:rPr>
        <w:t>ing</w:t>
      </w:r>
      <w:r w:rsidR="00CD1895" w:rsidRPr="00CD1895">
        <w:rPr>
          <w:rFonts w:ascii="Times New Roman" w:hAnsi="Times New Roman" w:cs="Times New Roman"/>
          <w:bCs/>
        </w:rPr>
        <w:t xml:space="preserve"> </w:t>
      </w:r>
      <w:r w:rsidR="1A51C5D3" w:rsidRPr="27DDDAC6">
        <w:rPr>
          <w:rFonts w:ascii="Times New Roman" w:hAnsi="Times New Roman" w:cs="Times New Roman"/>
        </w:rPr>
        <w:t>the</w:t>
      </w:r>
      <w:r w:rsidR="00CD1895" w:rsidRPr="00CD1895">
        <w:rPr>
          <w:rFonts w:ascii="Times New Roman" w:hAnsi="Times New Roman" w:cs="Times New Roman"/>
          <w:bCs/>
        </w:rPr>
        <w:t xml:space="preserve"> needs</w:t>
      </w:r>
      <w:r w:rsidR="1A51C5D3" w:rsidRPr="27DDDAC6">
        <w:rPr>
          <w:rFonts w:ascii="Times New Roman" w:hAnsi="Times New Roman" w:cs="Times New Roman"/>
        </w:rPr>
        <w:t xml:space="preserve"> of </w:t>
      </w:r>
      <w:r w:rsidR="00CD1895" w:rsidRPr="27DDDAC6">
        <w:rPr>
          <w:rFonts w:ascii="Times New Roman" w:hAnsi="Times New Roman" w:cs="Times New Roman"/>
        </w:rPr>
        <w:t>other stakeholders.</w:t>
      </w:r>
      <w:r w:rsidR="00E374C1">
        <w:rPr>
          <w:rFonts w:ascii="Times New Roman" w:hAnsi="Times New Roman" w:cs="Times New Roman" w:hint="eastAsia"/>
          <w:bCs/>
        </w:rPr>
        <w:t xml:space="preserve"> </w:t>
      </w:r>
      <w:r w:rsidR="00B77FDC">
        <w:rPr>
          <w:rFonts w:ascii="Times New Roman" w:hAnsi="Times New Roman" w:cs="Times New Roman" w:hint="eastAsia"/>
          <w:bCs/>
        </w:rPr>
        <w:t>Drawing on</w:t>
      </w:r>
      <w:r w:rsidR="00B25372">
        <w:rPr>
          <w:rFonts w:ascii="Times New Roman" w:hAnsi="Times New Roman" w:cs="Times New Roman" w:hint="eastAsia"/>
          <w:bCs/>
        </w:rPr>
        <w:t xml:space="preserve"> moral licensing theory</w:t>
      </w:r>
      <w:r w:rsidR="00556B8B">
        <w:rPr>
          <w:rFonts w:ascii="Times New Roman" w:hAnsi="Times New Roman" w:cs="Times New Roman" w:hint="eastAsia"/>
          <w:bCs/>
        </w:rPr>
        <w:t xml:space="preserve">, we </w:t>
      </w:r>
      <w:r w:rsidR="00CD2414">
        <w:rPr>
          <w:rFonts w:ascii="Times New Roman" w:hAnsi="Times New Roman" w:cs="Times New Roman" w:hint="eastAsia"/>
          <w:bCs/>
        </w:rPr>
        <w:t xml:space="preserve">argue that </w:t>
      </w:r>
      <w:ins w:id="29" w:author="Jinyu HE" w:date="2026-02-23T17:55:00Z" w16du:dateUtc="2026-02-23T09:55:00Z">
        <w:r w:rsidR="009973B3" w:rsidRPr="009973B3">
          <w:rPr>
            <w:rFonts w:ascii="Times New Roman" w:hAnsi="Times New Roman" w:cs="Times New Roman"/>
            <w:bCs/>
          </w:rPr>
          <w:t xml:space="preserve">by undertaking substantive </w:t>
        </w:r>
        <w:commentRangeStart w:id="30"/>
        <w:r w:rsidR="009973B3" w:rsidRPr="009973B3">
          <w:rPr>
            <w:rFonts w:ascii="Times New Roman" w:hAnsi="Times New Roman" w:cs="Times New Roman"/>
            <w:bCs/>
          </w:rPr>
          <w:t>ESG efforts</w:t>
        </w:r>
      </w:ins>
      <w:commentRangeEnd w:id="30"/>
      <w:r w:rsidR="00016E67" w:rsidRPr="009973B3">
        <w:rPr>
          <w:rStyle w:val="af"/>
          <w:rFonts w:ascii="Times New Roman" w:hAnsi="Times New Roman" w:cs="Times New Roman"/>
          <w:bCs/>
          <w:sz w:val="24"/>
          <w:szCs w:val="24"/>
        </w:rPr>
        <w:commentReference w:id="30"/>
      </w:r>
      <w:ins w:id="31" w:author="Jinyu HE" w:date="2026-02-23T17:55:00Z" w16du:dateUtc="2026-02-23T09:55:00Z">
        <w:r w:rsidR="009973B3" w:rsidRPr="009973B3">
          <w:rPr>
            <w:rFonts w:ascii="Times New Roman" w:hAnsi="Times New Roman" w:cs="Times New Roman"/>
            <w:bCs/>
          </w:rPr>
          <w:t xml:space="preserve"> firms are more likely to obtain moral licenses to</w:t>
        </w:r>
      </w:ins>
      <w:del w:id="32" w:author="Jinyu HE" w:date="2026-02-23T17:55:00Z" w16du:dateUtc="2026-02-23T09:55:00Z">
        <w:r w:rsidR="000C1BB2" w:rsidDel="009973B3">
          <w:rPr>
            <w:rFonts w:ascii="Times New Roman" w:hAnsi="Times New Roman" w:cs="Times New Roman" w:hint="eastAsia"/>
            <w:bCs/>
          </w:rPr>
          <w:delText xml:space="preserve">by engaging in </w:delText>
        </w:r>
        <w:r w:rsidR="0069441B" w:rsidDel="009973B3">
          <w:rPr>
            <w:rFonts w:ascii="Times New Roman" w:hAnsi="Times New Roman" w:cs="Times New Roman" w:hint="eastAsia"/>
            <w:bCs/>
          </w:rPr>
          <w:delText xml:space="preserve">substantive ESG </w:delText>
        </w:r>
        <w:r w:rsidR="000C1BB2" w:rsidDel="009973B3">
          <w:rPr>
            <w:rFonts w:ascii="Times New Roman" w:hAnsi="Times New Roman" w:cs="Times New Roman" w:hint="eastAsia"/>
            <w:bCs/>
          </w:rPr>
          <w:delText>effort</w:delText>
        </w:r>
        <w:r w:rsidR="005A6932" w:rsidDel="009973B3">
          <w:rPr>
            <w:rFonts w:ascii="Times New Roman" w:hAnsi="Times New Roman" w:cs="Times New Roman" w:hint="eastAsia"/>
            <w:bCs/>
          </w:rPr>
          <w:delText>s</w:delText>
        </w:r>
        <w:r w:rsidR="000C1BB2" w:rsidDel="009973B3">
          <w:rPr>
            <w:rFonts w:ascii="Times New Roman" w:hAnsi="Times New Roman" w:cs="Times New Roman" w:hint="eastAsia"/>
            <w:bCs/>
          </w:rPr>
          <w:delText xml:space="preserve"> firms</w:delText>
        </w:r>
        <w:r w:rsidR="005A6932" w:rsidDel="009973B3">
          <w:rPr>
            <w:rFonts w:ascii="Times New Roman" w:hAnsi="Times New Roman" w:cs="Times New Roman" w:hint="eastAsia"/>
            <w:bCs/>
          </w:rPr>
          <w:delText xml:space="preserve"> </w:delText>
        </w:r>
        <w:r w:rsidR="00D31F5D" w:rsidDel="009973B3">
          <w:rPr>
            <w:rFonts w:ascii="Times New Roman" w:hAnsi="Times New Roman" w:cs="Times New Roman" w:hint="eastAsia"/>
            <w:bCs/>
          </w:rPr>
          <w:delText>are more likely to morally self-</w:delText>
        </w:r>
        <w:r w:rsidR="00526615" w:rsidDel="009973B3">
          <w:rPr>
            <w:rFonts w:ascii="Times New Roman" w:hAnsi="Times New Roman" w:cs="Times New Roman"/>
            <w:bCs/>
          </w:rPr>
          <w:delText>license to</w:delText>
        </w:r>
      </w:del>
      <w:r w:rsidR="00D31F5D">
        <w:rPr>
          <w:rFonts w:ascii="Times New Roman" w:hAnsi="Times New Roman" w:cs="Times New Roman" w:hint="eastAsia"/>
          <w:bCs/>
        </w:rPr>
        <w:t xml:space="preserve"> </w:t>
      </w:r>
      <w:del w:id="33" w:author="Jinyu HE" w:date="2026-02-23T17:40:00Z" w16du:dateUtc="2026-02-23T09:40:00Z">
        <w:r w:rsidR="00F60F58" w:rsidDel="008379E0">
          <w:rPr>
            <w:rFonts w:ascii="Times New Roman" w:hAnsi="Times New Roman" w:cs="Times New Roman" w:hint="eastAsia"/>
            <w:bCs/>
          </w:rPr>
          <w:delText xml:space="preserve">manage </w:delText>
        </w:r>
      </w:del>
      <w:ins w:id="34" w:author="Jinyu HE" w:date="2026-02-23T17:40:00Z" w16du:dateUtc="2026-02-23T09:40:00Z">
        <w:r w:rsidR="008379E0">
          <w:rPr>
            <w:rFonts w:ascii="Times New Roman" w:hAnsi="Times New Roman" w:cs="Times New Roman"/>
            <w:bCs/>
          </w:rPr>
          <w:t>manipu</w:t>
        </w:r>
      </w:ins>
      <w:ins w:id="35" w:author="Jinyu HE" w:date="2026-02-23T17:41:00Z" w16du:dateUtc="2026-02-23T09:41:00Z">
        <w:r w:rsidR="008379E0">
          <w:rPr>
            <w:rFonts w:ascii="Times New Roman" w:hAnsi="Times New Roman" w:cs="Times New Roman"/>
            <w:bCs/>
          </w:rPr>
          <w:t>late</w:t>
        </w:r>
      </w:ins>
      <w:ins w:id="36" w:author="Jinyu HE" w:date="2026-02-23T17:40:00Z" w16du:dateUtc="2026-02-23T09:40:00Z">
        <w:r w:rsidR="008379E0">
          <w:rPr>
            <w:rFonts w:ascii="Times New Roman" w:hAnsi="Times New Roman" w:cs="Times New Roman" w:hint="eastAsia"/>
            <w:bCs/>
          </w:rPr>
          <w:t xml:space="preserve"> </w:t>
        </w:r>
      </w:ins>
      <w:r w:rsidR="00F60F58">
        <w:rPr>
          <w:rFonts w:ascii="Times New Roman" w:hAnsi="Times New Roman" w:cs="Times New Roman" w:hint="eastAsia"/>
          <w:bCs/>
        </w:rPr>
        <w:t>reported earnings</w:t>
      </w:r>
      <w:r w:rsidR="00BD527B">
        <w:rPr>
          <w:rFonts w:ascii="Times New Roman" w:hAnsi="Times New Roman" w:cs="Times New Roman" w:hint="eastAsia"/>
          <w:bCs/>
        </w:rPr>
        <w:t xml:space="preserve">. </w:t>
      </w:r>
      <w:commentRangeStart w:id="37"/>
      <w:del w:id="38" w:author="Jinyu HE" w:date="2026-02-23T17:42:00Z" w16du:dateUtc="2026-02-23T09:42:00Z">
        <w:r w:rsidR="001C152D" w:rsidRPr="001C152D" w:rsidDel="004D2898">
          <w:rPr>
            <w:rFonts w:ascii="Times New Roman" w:hAnsi="Times New Roman" w:cs="Times New Roman"/>
            <w:bCs/>
          </w:rPr>
          <w:delText>However, we contend this license is constrained</w:delText>
        </w:r>
      </w:del>
      <w:ins w:id="39" w:author="Jinyu HE" w:date="2026-02-23T17:42:00Z" w16du:dateUtc="2026-02-23T09:42:00Z">
        <w:r w:rsidR="004D2898">
          <w:rPr>
            <w:rFonts w:ascii="Times New Roman" w:hAnsi="Times New Roman" w:cs="Times New Roman"/>
            <w:bCs/>
          </w:rPr>
          <w:t xml:space="preserve">Such </w:t>
        </w:r>
        <w:r w:rsidR="00B45A0C">
          <w:rPr>
            <w:rFonts w:ascii="Times New Roman" w:hAnsi="Times New Roman" w:cs="Times New Roman"/>
            <w:bCs/>
          </w:rPr>
          <w:t>moral licensing behavior</w:t>
        </w:r>
      </w:ins>
      <w:ins w:id="40" w:author="Jinyu HE" w:date="2026-02-23T17:47:00Z" w16du:dateUtc="2026-02-23T09:47:00Z">
        <w:r w:rsidR="00DF0376">
          <w:rPr>
            <w:rFonts w:ascii="Times New Roman" w:hAnsi="Times New Roman" w:cs="Times New Roman"/>
            <w:bCs/>
          </w:rPr>
          <w:t>,</w:t>
        </w:r>
      </w:ins>
      <w:ins w:id="41" w:author="Jinyu HE" w:date="2026-02-23T17:42:00Z" w16du:dateUtc="2026-02-23T09:42:00Z">
        <w:r w:rsidR="00B45A0C">
          <w:rPr>
            <w:rFonts w:ascii="Times New Roman" w:hAnsi="Times New Roman" w:cs="Times New Roman"/>
            <w:bCs/>
          </w:rPr>
          <w:t xml:space="preserve"> howeve</w:t>
        </w:r>
      </w:ins>
      <w:ins w:id="42" w:author="Jinyu HE" w:date="2026-02-23T17:43:00Z" w16du:dateUtc="2026-02-23T09:43:00Z">
        <w:r w:rsidR="00B45A0C">
          <w:rPr>
            <w:rFonts w:ascii="Times New Roman" w:hAnsi="Times New Roman" w:cs="Times New Roman"/>
            <w:bCs/>
          </w:rPr>
          <w:t xml:space="preserve">r, </w:t>
        </w:r>
      </w:ins>
      <w:ins w:id="43" w:author="Jinyu HE" w:date="2026-02-23T17:47:00Z" w16du:dateUtc="2026-02-23T09:47:00Z">
        <w:r w:rsidR="00DF0376">
          <w:rPr>
            <w:rFonts w:ascii="Times New Roman" w:hAnsi="Times New Roman" w:cs="Times New Roman"/>
            <w:bCs/>
          </w:rPr>
          <w:t xml:space="preserve">is significantly </w:t>
        </w:r>
      </w:ins>
      <w:ins w:id="44" w:author="Jinyu HE" w:date="2026-02-24T11:52:00Z" w16du:dateUtc="2026-02-24T03:52:00Z">
        <w:r w:rsidR="00F950D1" w:rsidRPr="00F950D1">
          <w:rPr>
            <w:rFonts w:ascii="Times New Roman" w:hAnsi="Times New Roman" w:cs="Times New Roman"/>
            <w:bCs/>
          </w:rPr>
          <w:t>attenuated</w:t>
        </w:r>
      </w:ins>
      <w:ins w:id="45" w:author="Jinyu HE" w:date="2026-02-23T17:47:00Z" w16du:dateUtc="2026-02-23T09:47:00Z">
        <w:r w:rsidR="00DF0376">
          <w:rPr>
            <w:rFonts w:ascii="Times New Roman" w:hAnsi="Times New Roman" w:cs="Times New Roman"/>
            <w:bCs/>
          </w:rPr>
          <w:t xml:space="preserve"> in </w:t>
        </w:r>
        <w:r w:rsidR="00B82816">
          <w:rPr>
            <w:rFonts w:ascii="Times New Roman" w:hAnsi="Times New Roman" w:cs="Times New Roman"/>
            <w:bCs/>
          </w:rPr>
          <w:t xml:space="preserve">culpable industries, </w:t>
        </w:r>
      </w:ins>
      <w:ins w:id="46" w:author="Jinyu HE" w:date="2026-02-24T11:52:00Z" w16du:dateUtc="2026-02-24T03:52:00Z">
        <w:r w:rsidR="00F950D1">
          <w:rPr>
            <w:rFonts w:ascii="Times New Roman" w:hAnsi="Times New Roman" w:cs="Times New Roman"/>
            <w:bCs/>
          </w:rPr>
          <w:t>where</w:t>
        </w:r>
      </w:ins>
      <w:ins w:id="47" w:author="Jinyu HE" w:date="2026-02-23T17:43:00Z" w16du:dateUtc="2026-02-23T09:43:00Z">
        <w:r w:rsidR="00B45A0C">
          <w:rPr>
            <w:rFonts w:ascii="Times New Roman" w:hAnsi="Times New Roman" w:cs="Times New Roman"/>
            <w:bCs/>
          </w:rPr>
          <w:t xml:space="preserve"> </w:t>
        </w:r>
      </w:ins>
      <w:del w:id="48" w:author="Jinyu HE" w:date="2026-02-23T17:43:00Z" w16du:dateUtc="2026-02-23T09:43:00Z">
        <w:r w:rsidR="001C152D" w:rsidRPr="001C152D" w:rsidDel="00DB11CF">
          <w:rPr>
            <w:rFonts w:ascii="Times New Roman" w:hAnsi="Times New Roman" w:cs="Times New Roman"/>
            <w:bCs/>
          </w:rPr>
          <w:delText>.</w:delText>
        </w:r>
        <w:r w:rsidR="0083679B" w:rsidDel="00DB11CF">
          <w:rPr>
            <w:rFonts w:ascii="Times New Roman" w:hAnsi="Times New Roman" w:cs="Times New Roman" w:hint="eastAsia"/>
            <w:bCs/>
          </w:rPr>
          <w:delText xml:space="preserve"> </w:delText>
        </w:r>
        <w:r w:rsidR="00BD527B" w:rsidDel="00DB11CF">
          <w:rPr>
            <w:rFonts w:ascii="Times New Roman" w:hAnsi="Times New Roman" w:cs="Times New Roman" w:hint="eastAsia"/>
            <w:bCs/>
          </w:rPr>
          <w:delText>We</w:delText>
        </w:r>
        <w:r w:rsidR="00930FAD" w:rsidRPr="00930FAD" w:rsidDel="00DB11CF">
          <w:rPr>
            <w:rFonts w:ascii="Times New Roman" w:hAnsi="Times New Roman" w:cs="Times New Roman"/>
            <w:bCs/>
          </w:rPr>
          <w:delText xml:space="preserve"> </w:delText>
        </w:r>
        <w:r w:rsidR="00900429" w:rsidDel="00DB11CF">
          <w:rPr>
            <w:rFonts w:ascii="Times New Roman" w:hAnsi="Times New Roman" w:cs="Times New Roman" w:hint="eastAsia"/>
            <w:bCs/>
          </w:rPr>
          <w:delText>find</w:delText>
        </w:r>
        <w:r w:rsidR="00930FAD" w:rsidRPr="00930FAD" w:rsidDel="00DB11CF">
          <w:rPr>
            <w:rFonts w:ascii="Times New Roman" w:hAnsi="Times New Roman" w:cs="Times New Roman"/>
            <w:bCs/>
          </w:rPr>
          <w:delText xml:space="preserve"> that </w:delText>
        </w:r>
      </w:del>
      <w:del w:id="49" w:author="Jinyu HE" w:date="2026-02-23T17:45:00Z" w16du:dateUtc="2026-02-23T09:45:00Z">
        <w:r w:rsidR="00930FAD" w:rsidRPr="00930FAD" w:rsidDel="00FE0966">
          <w:rPr>
            <w:rFonts w:ascii="Times New Roman" w:hAnsi="Times New Roman" w:cs="Times New Roman"/>
            <w:bCs/>
          </w:rPr>
          <w:delText xml:space="preserve">industry culpability </w:delText>
        </w:r>
      </w:del>
      <w:del w:id="50" w:author="Jinyu HE" w:date="2026-02-23T17:44:00Z" w16du:dateUtc="2026-02-23T09:44:00Z">
        <w:r w:rsidR="00930FAD" w:rsidRPr="00930FAD" w:rsidDel="00267AF2">
          <w:rPr>
            <w:rFonts w:ascii="Times New Roman" w:hAnsi="Times New Roman" w:cs="Times New Roman"/>
            <w:bCs/>
          </w:rPr>
          <w:delText>significantly attenuates th</w:delText>
        </w:r>
        <w:r w:rsidR="007715DA" w:rsidDel="00267AF2">
          <w:rPr>
            <w:rFonts w:ascii="Times New Roman" w:hAnsi="Times New Roman" w:cs="Times New Roman" w:hint="eastAsia"/>
            <w:bCs/>
          </w:rPr>
          <w:delText>is</w:delText>
        </w:r>
        <w:r w:rsidR="00930FAD" w:rsidRPr="00930FAD" w:rsidDel="00267AF2">
          <w:rPr>
            <w:rFonts w:ascii="Times New Roman" w:hAnsi="Times New Roman" w:cs="Times New Roman"/>
            <w:bCs/>
          </w:rPr>
          <w:delText xml:space="preserve"> positive relationship</w:delText>
        </w:r>
        <w:r w:rsidR="004F5EBF" w:rsidRPr="004F5EBF" w:rsidDel="00267AF2">
          <w:rPr>
            <w:rFonts w:ascii="Times New Roman" w:hAnsi="Times New Roman" w:cs="Times New Roman"/>
            <w:bCs/>
          </w:rPr>
          <w:delText xml:space="preserve">; </w:delText>
        </w:r>
        <w:r w:rsidR="00F5799D" w:rsidDel="00267AF2">
          <w:rPr>
            <w:rFonts w:ascii="Times New Roman" w:hAnsi="Times New Roman" w:cs="Times New Roman" w:hint="eastAsia"/>
            <w:bCs/>
          </w:rPr>
          <w:delText>firms</w:delText>
        </w:r>
        <w:r w:rsidR="004F5EBF" w:rsidRPr="004F5EBF" w:rsidDel="00267AF2">
          <w:rPr>
            <w:rFonts w:ascii="Times New Roman" w:hAnsi="Times New Roman" w:cs="Times New Roman"/>
            <w:bCs/>
          </w:rPr>
          <w:delText xml:space="preserve"> in stigmatized industries interpret their </w:delText>
        </w:r>
      </w:del>
      <w:r w:rsidR="004F5EBF" w:rsidRPr="004F5EBF">
        <w:rPr>
          <w:rFonts w:ascii="Times New Roman" w:hAnsi="Times New Roman" w:cs="Times New Roman"/>
          <w:bCs/>
        </w:rPr>
        <w:t xml:space="preserve">ESG engagement </w:t>
      </w:r>
      <w:del w:id="51" w:author="Jinyu HE" w:date="2026-02-23T17:45:00Z" w16du:dateUtc="2026-02-23T09:45:00Z">
        <w:r w:rsidR="004F5EBF" w:rsidRPr="004F5EBF" w:rsidDel="002A6AC2">
          <w:rPr>
            <w:rFonts w:ascii="Times New Roman" w:hAnsi="Times New Roman" w:cs="Times New Roman"/>
            <w:bCs/>
          </w:rPr>
          <w:delText>as a necessary</w:delText>
        </w:r>
        <w:r w:rsidR="00D262AE" w:rsidDel="002A6AC2">
          <w:rPr>
            <w:rFonts w:ascii="Times New Roman" w:hAnsi="Times New Roman" w:cs="Times New Roman" w:hint="eastAsia"/>
            <w:bCs/>
          </w:rPr>
          <w:delText xml:space="preserve"> compliance</w:delText>
        </w:r>
        <w:r w:rsidR="004F5EBF" w:rsidRPr="004F5EBF" w:rsidDel="002A6AC2">
          <w:rPr>
            <w:rFonts w:ascii="Times New Roman" w:hAnsi="Times New Roman" w:cs="Times New Roman"/>
            <w:bCs/>
          </w:rPr>
          <w:delText xml:space="preserve"> rather than sufficient progress that </w:delText>
        </w:r>
      </w:del>
      <w:del w:id="52" w:author="Jinyu HE" w:date="2026-02-24T15:13:00Z" w16du:dateUtc="2026-02-24T07:13:00Z">
        <w:r w:rsidR="004F5EBF" w:rsidRPr="004F5EBF" w:rsidDel="00220C97">
          <w:rPr>
            <w:rFonts w:ascii="Times New Roman" w:hAnsi="Times New Roman" w:cs="Times New Roman"/>
            <w:bCs/>
          </w:rPr>
          <w:delText>yields</w:delText>
        </w:r>
      </w:del>
      <w:ins w:id="53" w:author="Jinyu HE" w:date="2026-02-24T15:13:00Z" w16du:dateUtc="2026-02-24T07:13:00Z">
        <w:r w:rsidR="00220C97">
          <w:rPr>
            <w:rFonts w:ascii="Times New Roman" w:hAnsi="Times New Roman" w:cs="Times New Roman"/>
            <w:bCs/>
          </w:rPr>
          <w:t>generates</w:t>
        </w:r>
      </w:ins>
      <w:r w:rsidR="004F5EBF" w:rsidRPr="004F5EBF">
        <w:rPr>
          <w:rFonts w:ascii="Times New Roman" w:hAnsi="Times New Roman" w:cs="Times New Roman"/>
          <w:bCs/>
        </w:rPr>
        <w:t xml:space="preserve"> </w:t>
      </w:r>
      <w:del w:id="54" w:author="Jinyu HE" w:date="2026-02-23T17:45:00Z" w16du:dateUtc="2026-02-23T09:45:00Z">
        <w:r w:rsidR="004F5EBF" w:rsidRPr="004F5EBF" w:rsidDel="002A6AC2">
          <w:rPr>
            <w:rFonts w:ascii="Times New Roman" w:hAnsi="Times New Roman" w:cs="Times New Roman"/>
            <w:bCs/>
          </w:rPr>
          <w:delText xml:space="preserve">tradable </w:delText>
        </w:r>
      </w:del>
      <w:ins w:id="55" w:author="Jinyu HE" w:date="2026-02-23T17:45:00Z" w16du:dateUtc="2026-02-23T09:45:00Z">
        <w:r w:rsidR="002A6AC2">
          <w:rPr>
            <w:rFonts w:ascii="Times New Roman" w:hAnsi="Times New Roman" w:cs="Times New Roman"/>
            <w:bCs/>
          </w:rPr>
          <w:t>limite</w:t>
        </w:r>
        <w:r w:rsidR="00FE0966">
          <w:rPr>
            <w:rFonts w:ascii="Times New Roman" w:hAnsi="Times New Roman" w:cs="Times New Roman"/>
            <w:bCs/>
          </w:rPr>
          <w:t>d</w:t>
        </w:r>
        <w:r w:rsidR="002A6AC2" w:rsidRPr="004F5EBF">
          <w:rPr>
            <w:rFonts w:ascii="Times New Roman" w:hAnsi="Times New Roman" w:cs="Times New Roman"/>
            <w:bCs/>
          </w:rPr>
          <w:t xml:space="preserve"> </w:t>
        </w:r>
      </w:ins>
      <w:r w:rsidR="004F5EBF" w:rsidRPr="004F5EBF">
        <w:rPr>
          <w:rFonts w:ascii="Times New Roman" w:hAnsi="Times New Roman" w:cs="Times New Roman"/>
          <w:bCs/>
        </w:rPr>
        <w:t>moral credit</w:t>
      </w:r>
      <w:del w:id="56" w:author="Jinyu HE" w:date="2026-02-24T11:52:00Z" w16du:dateUtc="2026-02-24T03:52:00Z">
        <w:r w:rsidR="004F5EBF" w:rsidRPr="004F5EBF" w:rsidDel="00F950D1">
          <w:rPr>
            <w:rFonts w:ascii="Times New Roman" w:hAnsi="Times New Roman" w:cs="Times New Roman"/>
            <w:bCs/>
          </w:rPr>
          <w:delText>s</w:delText>
        </w:r>
      </w:del>
      <w:r w:rsidR="00B06AC6">
        <w:rPr>
          <w:rFonts w:ascii="Times New Roman" w:hAnsi="Times New Roman" w:cs="Times New Roman" w:hint="eastAsia"/>
          <w:bCs/>
        </w:rPr>
        <w:t>.</w:t>
      </w:r>
      <w:commentRangeEnd w:id="37"/>
      <w:r w:rsidR="00470640">
        <w:rPr>
          <w:rStyle w:val="af"/>
          <w:rFonts w:ascii="Times New Roman" w:hAnsi="Times New Roman" w:cs="Times New Roman" w:hint="eastAsia"/>
          <w:bCs/>
          <w:sz w:val="24"/>
          <w:szCs w:val="24"/>
        </w:rPr>
        <w:commentReference w:id="37"/>
      </w:r>
      <w:r w:rsidR="00B06AC6">
        <w:rPr>
          <w:rFonts w:ascii="Times New Roman" w:hAnsi="Times New Roman" w:cs="Times New Roman" w:hint="eastAsia"/>
          <w:bCs/>
        </w:rPr>
        <w:t xml:space="preserve"> </w:t>
      </w:r>
      <w:r w:rsidR="007C2177">
        <w:rPr>
          <w:rFonts w:ascii="Times New Roman" w:hAnsi="Times New Roman" w:cs="Times New Roman" w:hint="eastAsia"/>
          <w:bCs/>
        </w:rPr>
        <w:t xml:space="preserve">Using a sample of </w:t>
      </w:r>
      <w:r w:rsidR="008F1AD8">
        <w:rPr>
          <w:rFonts w:ascii="Times New Roman" w:hAnsi="Times New Roman" w:cs="Times New Roman" w:hint="eastAsia"/>
          <w:bCs/>
        </w:rPr>
        <w:t>U.S. public</w:t>
      </w:r>
      <w:r w:rsidR="007C2177">
        <w:rPr>
          <w:rFonts w:ascii="Times New Roman" w:hAnsi="Times New Roman" w:cs="Times New Roman" w:hint="eastAsia"/>
          <w:bCs/>
        </w:rPr>
        <w:t xml:space="preserve"> companies</w:t>
      </w:r>
      <w:r w:rsidR="000116A5">
        <w:rPr>
          <w:rFonts w:ascii="Times New Roman" w:hAnsi="Times New Roman" w:cs="Times New Roman" w:hint="eastAsia"/>
          <w:bCs/>
        </w:rPr>
        <w:t xml:space="preserve"> from 20</w:t>
      </w:r>
      <w:r w:rsidR="007C587B">
        <w:rPr>
          <w:rFonts w:ascii="Times New Roman" w:hAnsi="Times New Roman" w:cs="Times New Roman" w:hint="eastAsia"/>
          <w:bCs/>
        </w:rPr>
        <w:t>00</w:t>
      </w:r>
      <w:r w:rsidR="2DDBE4C4" w:rsidRPr="4D51A989">
        <w:rPr>
          <w:rFonts w:ascii="Times New Roman" w:hAnsi="Times New Roman" w:cs="Times New Roman"/>
        </w:rPr>
        <w:t xml:space="preserve"> </w:t>
      </w:r>
      <w:r w:rsidR="2DDBE4C4" w:rsidRPr="7B81508D">
        <w:rPr>
          <w:rFonts w:ascii="Times New Roman" w:hAnsi="Times New Roman" w:cs="Times New Roman"/>
        </w:rPr>
        <w:t>to</w:t>
      </w:r>
      <w:r w:rsidR="004965F0">
        <w:rPr>
          <w:rFonts w:ascii="Times New Roman" w:hAnsi="Times New Roman" w:cs="Times New Roman" w:hint="eastAsia"/>
        </w:rPr>
        <w:t xml:space="preserve"> </w:t>
      </w:r>
      <w:r w:rsidR="000116A5" w:rsidRPr="7B81508D">
        <w:rPr>
          <w:rFonts w:ascii="Times New Roman" w:hAnsi="Times New Roman" w:cs="Times New Roman"/>
        </w:rPr>
        <w:t>202</w:t>
      </w:r>
      <w:r w:rsidR="008F1AD8">
        <w:rPr>
          <w:rFonts w:ascii="Times New Roman" w:hAnsi="Times New Roman" w:cs="Times New Roman" w:hint="eastAsia"/>
        </w:rPr>
        <w:t>2</w:t>
      </w:r>
      <w:r w:rsidR="000116A5">
        <w:rPr>
          <w:rFonts w:ascii="Times New Roman" w:hAnsi="Times New Roman" w:cs="Times New Roman" w:hint="eastAsia"/>
          <w:bCs/>
        </w:rPr>
        <w:t xml:space="preserve">, we find </w:t>
      </w:r>
      <w:ins w:id="57" w:author="Jinyu HE" w:date="2026-02-24T11:53:00Z" w16du:dateUtc="2026-02-24T03:53:00Z">
        <w:r w:rsidR="00715F61">
          <w:rPr>
            <w:rFonts w:ascii="Times New Roman" w:hAnsi="Times New Roman" w:cs="Times New Roman"/>
            <w:bCs/>
          </w:rPr>
          <w:t xml:space="preserve">empirical </w:t>
        </w:r>
      </w:ins>
      <w:r w:rsidR="00456C11">
        <w:rPr>
          <w:rFonts w:ascii="Times New Roman" w:hAnsi="Times New Roman" w:cs="Times New Roman" w:hint="eastAsia"/>
          <w:bCs/>
        </w:rPr>
        <w:t xml:space="preserve">evidence </w:t>
      </w:r>
      <w:r w:rsidR="00456C11">
        <w:rPr>
          <w:rFonts w:ascii="Times New Roman" w:hAnsi="Times New Roman" w:cs="Times New Roman"/>
          <w:bCs/>
        </w:rPr>
        <w:t>supporting</w:t>
      </w:r>
      <w:r w:rsidR="00456C11">
        <w:rPr>
          <w:rFonts w:ascii="Times New Roman" w:hAnsi="Times New Roman" w:cs="Times New Roman" w:hint="eastAsia"/>
          <w:bCs/>
        </w:rPr>
        <w:t xml:space="preserve"> our predictions</w:t>
      </w:r>
      <w:r w:rsidR="00E61768">
        <w:rPr>
          <w:rFonts w:ascii="Times New Roman" w:hAnsi="Times New Roman" w:cs="Times New Roman" w:hint="eastAsia"/>
          <w:bCs/>
        </w:rPr>
        <w:t xml:space="preserve">. </w:t>
      </w:r>
    </w:p>
    <w:p w14:paraId="34EB807C" w14:textId="77777777" w:rsidR="00044502" w:rsidRDefault="00895FB6" w:rsidP="00E61768">
      <w:pPr>
        <w:jc w:val="both"/>
        <w:rPr>
          <w:rFonts w:ascii="Times New Roman" w:hAnsi="Times New Roman" w:cs="Times New Roman"/>
          <w:bCs/>
        </w:rPr>
      </w:pPr>
      <w:r w:rsidRPr="001D6ECC">
        <w:rPr>
          <w:rFonts w:ascii="Times New Roman" w:hAnsi="Times New Roman" w:cs="Times New Roman" w:hint="eastAsia"/>
          <w:b/>
        </w:rPr>
        <w:t>Keywords:</w:t>
      </w:r>
      <w:r w:rsidR="00602EE3" w:rsidRPr="001D6ECC">
        <w:rPr>
          <w:rFonts w:ascii="Times New Roman" w:hAnsi="Times New Roman" w:cs="Times New Roman" w:hint="eastAsia"/>
          <w:bCs/>
        </w:rPr>
        <w:t xml:space="preserve"> </w:t>
      </w:r>
    </w:p>
    <w:p w14:paraId="061ECC4C" w14:textId="406C2C20" w:rsidR="00E61768" w:rsidRPr="001D6ECC" w:rsidRDefault="00602EE3" w:rsidP="00E61768">
      <w:pPr>
        <w:jc w:val="both"/>
        <w:rPr>
          <w:rFonts w:ascii="Times New Roman" w:hAnsi="Times New Roman" w:cs="Times New Roman"/>
          <w:bCs/>
        </w:rPr>
      </w:pPr>
      <w:r w:rsidRPr="001D6ECC">
        <w:rPr>
          <w:rFonts w:ascii="Times New Roman" w:hAnsi="Times New Roman" w:cs="Times New Roman" w:hint="eastAsia"/>
          <w:bCs/>
        </w:rPr>
        <w:t xml:space="preserve">Moral </w:t>
      </w:r>
      <w:r w:rsidR="003D6655">
        <w:rPr>
          <w:rFonts w:ascii="Times New Roman" w:hAnsi="Times New Roman" w:cs="Times New Roman" w:hint="eastAsia"/>
          <w:bCs/>
        </w:rPr>
        <w:t>l</w:t>
      </w:r>
      <w:r w:rsidRPr="001D6ECC">
        <w:rPr>
          <w:rFonts w:ascii="Times New Roman" w:hAnsi="Times New Roman" w:cs="Times New Roman" w:hint="eastAsia"/>
          <w:bCs/>
        </w:rPr>
        <w:t>icensing;</w:t>
      </w:r>
      <w:r w:rsidR="00895FB6" w:rsidRPr="001D6ECC">
        <w:rPr>
          <w:rFonts w:ascii="Times New Roman" w:hAnsi="Times New Roman" w:cs="Times New Roman" w:hint="eastAsia"/>
          <w:bCs/>
        </w:rPr>
        <w:t xml:space="preserve"> ESG </w:t>
      </w:r>
      <w:r w:rsidR="003D6655">
        <w:rPr>
          <w:rFonts w:ascii="Times New Roman" w:hAnsi="Times New Roman" w:cs="Times New Roman" w:hint="eastAsia"/>
          <w:bCs/>
        </w:rPr>
        <w:t>e</w:t>
      </w:r>
      <w:r w:rsidR="00895FB6" w:rsidRPr="001D6ECC">
        <w:rPr>
          <w:rFonts w:ascii="Times New Roman" w:hAnsi="Times New Roman" w:cs="Times New Roman" w:hint="eastAsia"/>
          <w:bCs/>
        </w:rPr>
        <w:t xml:space="preserve">ngagement; </w:t>
      </w:r>
      <w:r w:rsidR="003D6655">
        <w:rPr>
          <w:rFonts w:ascii="Times New Roman" w:hAnsi="Times New Roman" w:cs="Times New Roman" w:hint="eastAsia"/>
          <w:bCs/>
        </w:rPr>
        <w:t>e</w:t>
      </w:r>
      <w:r w:rsidR="00895FB6" w:rsidRPr="001D6ECC">
        <w:rPr>
          <w:rFonts w:ascii="Times New Roman" w:hAnsi="Times New Roman" w:cs="Times New Roman" w:hint="eastAsia"/>
          <w:bCs/>
        </w:rPr>
        <w:t xml:space="preserve">arnings </w:t>
      </w:r>
      <w:r w:rsidR="003D6655">
        <w:rPr>
          <w:rFonts w:ascii="Times New Roman" w:hAnsi="Times New Roman" w:cs="Times New Roman" w:hint="eastAsia"/>
          <w:bCs/>
        </w:rPr>
        <w:t>m</w:t>
      </w:r>
      <w:r w:rsidR="00895FB6" w:rsidRPr="001D6ECC">
        <w:rPr>
          <w:rFonts w:ascii="Times New Roman" w:hAnsi="Times New Roman" w:cs="Times New Roman" w:hint="eastAsia"/>
          <w:bCs/>
        </w:rPr>
        <w:t>anagement</w:t>
      </w:r>
      <w:r w:rsidR="00881F59" w:rsidRPr="001D6ECC">
        <w:rPr>
          <w:rFonts w:ascii="Times New Roman" w:hAnsi="Times New Roman" w:cs="Times New Roman" w:hint="eastAsia"/>
          <w:bCs/>
        </w:rPr>
        <w:t xml:space="preserve">; </w:t>
      </w:r>
      <w:r w:rsidR="003D6655">
        <w:rPr>
          <w:rFonts w:ascii="Times New Roman" w:hAnsi="Times New Roman" w:cs="Times New Roman" w:hint="eastAsia"/>
          <w:bCs/>
        </w:rPr>
        <w:t>s</w:t>
      </w:r>
      <w:r w:rsidR="00881F59" w:rsidRPr="001D6ECC">
        <w:rPr>
          <w:rFonts w:ascii="Times New Roman" w:hAnsi="Times New Roman" w:cs="Times New Roman" w:hint="eastAsia"/>
          <w:bCs/>
        </w:rPr>
        <w:t xml:space="preserve">ymbolic </w:t>
      </w:r>
      <w:r w:rsidR="003D6655">
        <w:rPr>
          <w:rFonts w:ascii="Times New Roman" w:hAnsi="Times New Roman" w:cs="Times New Roman" w:hint="eastAsia"/>
          <w:bCs/>
        </w:rPr>
        <w:t>m</w:t>
      </w:r>
      <w:r w:rsidR="00881F59" w:rsidRPr="001D6ECC">
        <w:rPr>
          <w:rFonts w:ascii="Times New Roman" w:hAnsi="Times New Roman" w:cs="Times New Roman" w:hint="eastAsia"/>
          <w:bCs/>
        </w:rPr>
        <w:t>anagement</w:t>
      </w:r>
    </w:p>
    <w:p w14:paraId="1A31B123" w14:textId="3F73912C" w:rsidR="00ED390B" w:rsidRDefault="00ED390B">
      <w:pPr>
        <w:rPr>
          <w:rFonts w:ascii="Times New Roman" w:hAnsi="Times New Roman" w:cs="Times New Roman"/>
        </w:rPr>
      </w:pPr>
      <w:r>
        <w:rPr>
          <w:rFonts w:ascii="Times New Roman" w:hAnsi="Times New Roman" w:cs="Times New Roman"/>
        </w:rPr>
        <w:br w:type="page"/>
      </w:r>
    </w:p>
    <w:p w14:paraId="6380612E" w14:textId="5B12918E" w:rsidR="003B7613" w:rsidRPr="003B7613" w:rsidRDefault="00163E54" w:rsidP="003B7613">
      <w:pPr>
        <w:jc w:val="center"/>
        <w:rPr>
          <w:rFonts w:ascii="Times New Roman" w:hAnsi="Times New Roman" w:cs="Times New Roman"/>
          <w:b/>
          <w:sz w:val="22"/>
          <w:szCs w:val="22"/>
        </w:rPr>
      </w:pPr>
      <w:r w:rsidRPr="00A40B7C">
        <w:rPr>
          <w:rFonts w:ascii="Times New Roman" w:hAnsi="Times New Roman" w:cs="Times New Roman" w:hint="eastAsia"/>
          <w:b/>
          <w:sz w:val="22"/>
          <w:szCs w:val="22"/>
        </w:rPr>
        <w:lastRenderedPageBreak/>
        <w:t>INTRODUCTION</w:t>
      </w:r>
    </w:p>
    <w:p w14:paraId="14BCD8F0" w14:textId="1EEF5423" w:rsidR="00BB7D46" w:rsidRDefault="00585A8C" w:rsidP="00BB7D46">
      <w:pPr>
        <w:ind w:firstLine="567"/>
        <w:jc w:val="both"/>
        <w:rPr>
          <w:rFonts w:ascii="Times New Roman" w:hAnsi="Times New Roman" w:cs="Times New Roman"/>
          <w:sz w:val="22"/>
          <w:szCs w:val="22"/>
        </w:rPr>
      </w:pPr>
      <w:r w:rsidRPr="00A40B7C">
        <w:rPr>
          <w:rFonts w:ascii="Times New Roman" w:hAnsi="Times New Roman" w:cs="Times New Roman"/>
          <w:sz w:val="22"/>
          <w:szCs w:val="22"/>
        </w:rPr>
        <w:t>The last</w:t>
      </w:r>
      <w:r w:rsidR="00447190" w:rsidRPr="00A40B7C">
        <w:rPr>
          <w:rFonts w:ascii="Times New Roman" w:hAnsi="Times New Roman" w:cs="Times New Roman"/>
          <w:sz w:val="22"/>
          <w:szCs w:val="22"/>
        </w:rPr>
        <w:t xml:space="preserve"> decade has </w:t>
      </w:r>
      <w:ins w:id="58" w:author="Jinyu HE" w:date="2026-02-24T12:02:00Z" w16du:dateUtc="2026-02-24T04:02:00Z">
        <w:r w:rsidR="00DA4779" w:rsidRPr="00DA4779">
          <w:rPr>
            <w:rFonts w:ascii="Times New Roman" w:hAnsi="Times New Roman" w:cs="Times New Roman"/>
            <w:sz w:val="22"/>
            <w:szCs w:val="22"/>
          </w:rPr>
          <w:t>witnessed</w:t>
        </w:r>
      </w:ins>
      <w:del w:id="59" w:author="Jinyu HE" w:date="2026-02-24T12:02:00Z" w16du:dateUtc="2026-02-24T04:02:00Z">
        <w:r w:rsidR="00447190" w:rsidRPr="00A40B7C" w:rsidDel="00DA4779">
          <w:rPr>
            <w:rFonts w:ascii="Times New Roman" w:hAnsi="Times New Roman" w:cs="Times New Roman"/>
            <w:sz w:val="22"/>
            <w:szCs w:val="22"/>
          </w:rPr>
          <w:delText>seen</w:delText>
        </w:r>
      </w:del>
      <w:r w:rsidR="00447190" w:rsidRPr="00A40B7C">
        <w:rPr>
          <w:rFonts w:ascii="Times New Roman" w:hAnsi="Times New Roman" w:cs="Times New Roman"/>
          <w:sz w:val="22"/>
          <w:szCs w:val="22"/>
        </w:rPr>
        <w:t xml:space="preserve"> unprecedented growth in ESG (environmental, social and governance) investment and </w:t>
      </w:r>
      <w:ins w:id="60" w:author="Jinyu HE" w:date="2026-02-24T12:02:00Z" w16du:dateUtc="2026-02-24T04:02:00Z">
        <w:r w:rsidR="00572140" w:rsidRPr="00572140">
          <w:rPr>
            <w:rFonts w:ascii="Times New Roman" w:hAnsi="Times New Roman" w:cs="Times New Roman"/>
            <w:sz w:val="22"/>
            <w:szCs w:val="22"/>
          </w:rPr>
          <w:t>a global surge in</w:t>
        </w:r>
        <w:r w:rsidR="00572140">
          <w:rPr>
            <w:rFonts w:ascii="Times New Roman" w:hAnsi="Times New Roman" w:cs="Times New Roman"/>
            <w:sz w:val="22"/>
            <w:szCs w:val="22"/>
          </w:rPr>
          <w:t xml:space="preserve"> </w:t>
        </w:r>
      </w:ins>
      <w:del w:id="61" w:author="Jinyu HE" w:date="2026-02-24T12:02:00Z" w16du:dateUtc="2026-02-24T04:02:00Z">
        <w:r w:rsidR="00447190" w:rsidRPr="00A40B7C" w:rsidDel="00572140">
          <w:rPr>
            <w:rFonts w:ascii="Times New Roman" w:hAnsi="Times New Roman" w:cs="Times New Roman"/>
            <w:sz w:val="22"/>
            <w:szCs w:val="22"/>
          </w:rPr>
          <w:delText xml:space="preserve">worldwide spread of </w:delText>
        </w:r>
      </w:del>
      <w:r w:rsidR="00447190" w:rsidRPr="00A40B7C">
        <w:rPr>
          <w:rFonts w:ascii="Times New Roman" w:hAnsi="Times New Roman" w:cs="Times New Roman"/>
          <w:sz w:val="22"/>
          <w:szCs w:val="22"/>
        </w:rPr>
        <w:t>attention</w:t>
      </w:r>
      <w:del w:id="62" w:author="Jinyu HE" w:date="2026-02-24T12:02:00Z" w16du:dateUtc="2026-02-24T04:02:00Z">
        <w:r w:rsidR="00447190" w:rsidRPr="00A40B7C" w:rsidDel="00572140">
          <w:rPr>
            <w:rFonts w:ascii="Times New Roman" w:hAnsi="Times New Roman" w:cs="Times New Roman"/>
            <w:sz w:val="22"/>
            <w:szCs w:val="22"/>
          </w:rPr>
          <w:delText>s</w:delText>
        </w:r>
      </w:del>
      <w:r w:rsidR="00447190" w:rsidRPr="00A40B7C">
        <w:rPr>
          <w:rFonts w:ascii="Times New Roman" w:hAnsi="Times New Roman" w:cs="Times New Roman"/>
          <w:sz w:val="22"/>
          <w:szCs w:val="22"/>
        </w:rPr>
        <w:t xml:space="preserve"> </w:t>
      </w:r>
      <w:del w:id="63" w:author="Jinyu HE" w:date="2026-02-24T12:02:00Z" w16du:dateUtc="2026-02-24T04:02:00Z">
        <w:r w:rsidR="00447190" w:rsidRPr="00A40B7C" w:rsidDel="00572140">
          <w:rPr>
            <w:rFonts w:ascii="Times New Roman" w:hAnsi="Times New Roman" w:cs="Times New Roman"/>
            <w:sz w:val="22"/>
            <w:szCs w:val="22"/>
          </w:rPr>
          <w:delText xml:space="preserve">on </w:delText>
        </w:r>
      </w:del>
      <w:ins w:id="64" w:author="Jinyu HE" w:date="2026-02-24T12:02:00Z" w16du:dateUtc="2026-02-24T04:02:00Z">
        <w:r w:rsidR="00572140">
          <w:rPr>
            <w:rFonts w:ascii="Times New Roman" w:hAnsi="Times New Roman" w:cs="Times New Roman"/>
            <w:sz w:val="22"/>
            <w:szCs w:val="22"/>
          </w:rPr>
          <w:t>to</w:t>
        </w:r>
        <w:r w:rsidR="00572140" w:rsidRPr="00A40B7C">
          <w:rPr>
            <w:rFonts w:ascii="Times New Roman" w:hAnsi="Times New Roman" w:cs="Times New Roman"/>
            <w:sz w:val="22"/>
            <w:szCs w:val="22"/>
          </w:rPr>
          <w:t xml:space="preserve"> </w:t>
        </w:r>
      </w:ins>
      <w:r w:rsidR="00447190" w:rsidRPr="00A40B7C">
        <w:rPr>
          <w:rFonts w:ascii="Times New Roman" w:hAnsi="Times New Roman" w:cs="Times New Roman"/>
          <w:sz w:val="22"/>
          <w:szCs w:val="22"/>
        </w:rPr>
        <w:t>corporate social responsibilities</w:t>
      </w:r>
      <w:r w:rsidR="005B0B23" w:rsidRPr="00A40B7C">
        <w:rPr>
          <w:rFonts w:ascii="Times New Roman" w:hAnsi="Times New Roman" w:cs="Times New Roman"/>
          <w:sz w:val="22"/>
          <w:szCs w:val="22"/>
        </w:rPr>
        <w:t xml:space="preserve"> (CSR)</w:t>
      </w:r>
      <w:r w:rsidR="00447190" w:rsidRPr="00A40B7C">
        <w:rPr>
          <w:rFonts w:ascii="Times New Roman" w:hAnsi="Times New Roman" w:cs="Times New Roman"/>
          <w:sz w:val="22"/>
          <w:szCs w:val="22"/>
        </w:rPr>
        <w:t xml:space="preserve">. </w:t>
      </w:r>
      <w:r w:rsidR="003A3FAB" w:rsidRPr="00A40B7C">
        <w:rPr>
          <w:rFonts w:ascii="Times New Roman" w:hAnsi="Times New Roman" w:cs="Times New Roman"/>
          <w:sz w:val="22"/>
          <w:szCs w:val="22"/>
        </w:rPr>
        <w:t>Notably</w:t>
      </w:r>
      <w:r w:rsidR="00447190" w:rsidRPr="00A40B7C">
        <w:rPr>
          <w:rFonts w:ascii="Times New Roman" w:hAnsi="Times New Roman" w:cs="Times New Roman"/>
          <w:sz w:val="22"/>
          <w:szCs w:val="22"/>
        </w:rPr>
        <w:t xml:space="preserve">, </w:t>
      </w:r>
      <w:del w:id="65" w:author="Jinyu HE" w:date="2026-02-24T12:03:00Z" w16du:dateUtc="2026-02-24T04:03:00Z">
        <w:r w:rsidR="00447190" w:rsidRPr="00A40B7C" w:rsidDel="00F46E1F">
          <w:rPr>
            <w:rFonts w:ascii="Times New Roman" w:hAnsi="Times New Roman" w:cs="Times New Roman"/>
            <w:sz w:val="22"/>
            <w:szCs w:val="22"/>
          </w:rPr>
          <w:delText xml:space="preserve">the total </w:delText>
        </w:r>
      </w:del>
      <w:r w:rsidR="00447190" w:rsidRPr="00A40B7C">
        <w:rPr>
          <w:rFonts w:ascii="Times New Roman" w:hAnsi="Times New Roman" w:cs="Times New Roman"/>
          <w:sz w:val="22"/>
          <w:szCs w:val="22"/>
        </w:rPr>
        <w:t xml:space="preserve">assets under management by investors who follow the UN Principals for Responsible Investment </w:t>
      </w:r>
      <w:r w:rsidR="005B0B23" w:rsidRPr="00A40B7C">
        <w:rPr>
          <w:rFonts w:ascii="Times New Roman" w:hAnsi="Times New Roman" w:cs="Times New Roman"/>
          <w:sz w:val="22"/>
          <w:szCs w:val="22"/>
        </w:rPr>
        <w:t>(</w:t>
      </w:r>
      <w:r w:rsidR="00C16113" w:rsidRPr="00A40B7C">
        <w:rPr>
          <w:rFonts w:ascii="Times New Roman" w:hAnsi="Times New Roman" w:cs="Times New Roman"/>
          <w:sz w:val="22"/>
          <w:szCs w:val="22"/>
        </w:rPr>
        <w:t xml:space="preserve">PRI) </w:t>
      </w:r>
      <w:del w:id="66" w:author="Jinyu HE" w:date="2026-02-24T12:03:00Z" w16du:dateUtc="2026-02-24T04:03:00Z">
        <w:r w:rsidRPr="00A40B7C" w:rsidDel="00C84769">
          <w:rPr>
            <w:rFonts w:ascii="Times New Roman" w:hAnsi="Times New Roman" w:cs="Times New Roman" w:hint="eastAsia"/>
            <w:sz w:val="22"/>
            <w:szCs w:val="22"/>
          </w:rPr>
          <w:delText>grew</w:delText>
        </w:r>
        <w:r w:rsidR="00447190" w:rsidRPr="00A40B7C" w:rsidDel="00C84769">
          <w:rPr>
            <w:rFonts w:ascii="Times New Roman" w:hAnsi="Times New Roman" w:cs="Times New Roman"/>
            <w:sz w:val="22"/>
            <w:szCs w:val="22"/>
          </w:rPr>
          <w:delText xml:space="preserve"> </w:delText>
        </w:r>
      </w:del>
      <w:ins w:id="67" w:author="Jinyu HE" w:date="2026-02-24T12:03:00Z" w16du:dateUtc="2026-02-24T04:03:00Z">
        <w:r w:rsidR="00C84769">
          <w:rPr>
            <w:rFonts w:ascii="Times New Roman" w:hAnsi="Times New Roman" w:cs="Times New Roman"/>
            <w:sz w:val="22"/>
            <w:szCs w:val="22"/>
          </w:rPr>
          <w:t>rose</w:t>
        </w:r>
        <w:r w:rsidR="00C84769" w:rsidRPr="00A40B7C">
          <w:rPr>
            <w:rFonts w:ascii="Times New Roman" w:hAnsi="Times New Roman" w:cs="Times New Roman"/>
            <w:sz w:val="22"/>
            <w:szCs w:val="22"/>
          </w:rPr>
          <w:t xml:space="preserve"> </w:t>
        </w:r>
      </w:ins>
      <w:r w:rsidR="00447190" w:rsidRPr="00A40B7C">
        <w:rPr>
          <w:rFonts w:ascii="Times New Roman" w:hAnsi="Times New Roman" w:cs="Times New Roman"/>
          <w:sz w:val="22"/>
          <w:szCs w:val="22"/>
        </w:rPr>
        <w:t xml:space="preserve">from </w:t>
      </w:r>
      <w:r w:rsidR="005807F7" w:rsidRPr="00A40B7C">
        <w:rPr>
          <w:rFonts w:ascii="Times New Roman" w:hAnsi="Times New Roman" w:cs="Times New Roman"/>
          <w:sz w:val="22"/>
          <w:szCs w:val="22"/>
        </w:rPr>
        <w:t xml:space="preserve">USD </w:t>
      </w:r>
      <w:r w:rsidR="00447190" w:rsidRPr="00A40B7C">
        <w:rPr>
          <w:rFonts w:ascii="Times New Roman" w:hAnsi="Times New Roman" w:cs="Times New Roman"/>
          <w:sz w:val="22"/>
          <w:szCs w:val="22"/>
        </w:rPr>
        <w:t>5.5 trillion</w:t>
      </w:r>
      <w:r w:rsidR="00BB7D46">
        <w:rPr>
          <w:rFonts w:ascii="Times New Roman" w:hAnsi="Times New Roman" w:cs="Times New Roman" w:hint="eastAsia"/>
          <w:sz w:val="22"/>
          <w:szCs w:val="22"/>
        </w:rPr>
        <w:t xml:space="preserve"> </w:t>
      </w:r>
      <w:del w:id="68" w:author="Jinyu HE" w:date="2026-02-24T12:04:00Z" w16du:dateUtc="2026-02-24T04:04:00Z">
        <w:r w:rsidR="00BB7D46" w:rsidDel="00CB4532">
          <w:rPr>
            <w:rFonts w:ascii="Times New Roman" w:hAnsi="Times New Roman" w:cs="Times New Roman" w:hint="eastAsia"/>
            <w:sz w:val="22"/>
            <w:szCs w:val="22"/>
          </w:rPr>
          <w:delText>dollars</w:delText>
        </w:r>
        <w:r w:rsidR="00447190" w:rsidRPr="00A40B7C" w:rsidDel="00CB4532">
          <w:rPr>
            <w:rFonts w:ascii="Times New Roman" w:hAnsi="Times New Roman" w:cs="Times New Roman"/>
            <w:sz w:val="22"/>
            <w:szCs w:val="22"/>
          </w:rPr>
          <w:delText xml:space="preserve"> </w:delText>
        </w:r>
      </w:del>
      <w:r w:rsidR="00447190" w:rsidRPr="00A40B7C">
        <w:rPr>
          <w:rFonts w:ascii="Times New Roman" w:hAnsi="Times New Roman" w:cs="Times New Roman"/>
          <w:sz w:val="22"/>
          <w:szCs w:val="22"/>
        </w:rPr>
        <w:t>in 2011 to</w:t>
      </w:r>
      <w:r w:rsidR="008B79A2" w:rsidRPr="00A40B7C">
        <w:rPr>
          <w:rFonts w:ascii="Times New Roman" w:hAnsi="Times New Roman" w:cs="Times New Roman"/>
          <w:sz w:val="22"/>
          <w:szCs w:val="22"/>
        </w:rPr>
        <w:t xml:space="preserve"> USD</w:t>
      </w:r>
      <w:r w:rsidR="00447190" w:rsidRPr="00A40B7C">
        <w:rPr>
          <w:rFonts w:ascii="Times New Roman" w:hAnsi="Times New Roman" w:cs="Times New Roman"/>
          <w:sz w:val="22"/>
          <w:szCs w:val="22"/>
        </w:rPr>
        <w:t xml:space="preserve"> </w:t>
      </w:r>
      <w:commentRangeStart w:id="69"/>
      <w:r w:rsidR="00925F1A" w:rsidRPr="00A40B7C">
        <w:rPr>
          <w:rFonts w:ascii="Times New Roman" w:hAnsi="Times New Roman" w:cs="Times New Roman"/>
          <w:sz w:val="22"/>
          <w:szCs w:val="22"/>
        </w:rPr>
        <w:t>128.4</w:t>
      </w:r>
      <w:r w:rsidR="00447190" w:rsidRPr="00A40B7C">
        <w:rPr>
          <w:rFonts w:ascii="Times New Roman" w:hAnsi="Times New Roman" w:cs="Times New Roman"/>
          <w:sz w:val="22"/>
          <w:szCs w:val="22"/>
        </w:rPr>
        <w:t xml:space="preserve"> trillion</w:t>
      </w:r>
      <w:r w:rsidR="00BB7D46">
        <w:rPr>
          <w:rFonts w:ascii="Times New Roman" w:hAnsi="Times New Roman" w:cs="Times New Roman" w:hint="eastAsia"/>
          <w:sz w:val="22"/>
          <w:szCs w:val="22"/>
        </w:rPr>
        <w:t xml:space="preserve"> </w:t>
      </w:r>
      <w:del w:id="70" w:author="Jinyu HE" w:date="2026-02-24T12:04:00Z" w16du:dateUtc="2026-02-24T04:04:00Z">
        <w:r w:rsidR="00BB7D46" w:rsidDel="00CB4532">
          <w:rPr>
            <w:rFonts w:ascii="Times New Roman" w:hAnsi="Times New Roman" w:cs="Times New Roman" w:hint="eastAsia"/>
            <w:sz w:val="22"/>
            <w:szCs w:val="22"/>
          </w:rPr>
          <w:delText>dollars</w:delText>
        </w:r>
        <w:r w:rsidR="00447190" w:rsidRPr="00A40B7C" w:rsidDel="00CB4532">
          <w:rPr>
            <w:rFonts w:ascii="Times New Roman" w:hAnsi="Times New Roman" w:cs="Times New Roman"/>
            <w:sz w:val="22"/>
            <w:szCs w:val="22"/>
          </w:rPr>
          <w:delText xml:space="preserve"> </w:delText>
        </w:r>
      </w:del>
      <w:r w:rsidR="00447190" w:rsidRPr="00A40B7C">
        <w:rPr>
          <w:rFonts w:ascii="Times New Roman" w:hAnsi="Times New Roman" w:cs="Times New Roman"/>
          <w:sz w:val="22"/>
          <w:szCs w:val="22"/>
        </w:rPr>
        <w:t>in 202</w:t>
      </w:r>
      <w:r w:rsidR="00944FE4" w:rsidRPr="00A40B7C">
        <w:rPr>
          <w:rFonts w:ascii="Times New Roman" w:hAnsi="Times New Roman" w:cs="Times New Roman" w:hint="eastAsia"/>
          <w:sz w:val="22"/>
          <w:szCs w:val="22"/>
        </w:rPr>
        <w:t>3</w:t>
      </w:r>
      <w:commentRangeEnd w:id="69"/>
      <w:r w:rsidR="007B33C6" w:rsidRPr="00A40B7C">
        <w:rPr>
          <w:rStyle w:val="af"/>
          <w:rFonts w:ascii="Times New Roman" w:hAnsi="Times New Roman" w:cs="Times New Roman"/>
          <w:sz w:val="22"/>
          <w:szCs w:val="22"/>
          <w:vertAlign w:val="superscript"/>
        </w:rPr>
        <w:commentReference w:id="69"/>
      </w:r>
      <w:r w:rsidR="00944FE4" w:rsidRPr="00A40B7C">
        <w:rPr>
          <w:rStyle w:val="af6"/>
          <w:rFonts w:ascii="Times New Roman" w:hAnsi="Times New Roman" w:cs="Times New Roman"/>
          <w:sz w:val="22"/>
          <w:szCs w:val="22"/>
        </w:rPr>
        <w:footnoteReference w:id="2"/>
      </w:r>
      <w:r w:rsidR="00447190" w:rsidRPr="00A40B7C">
        <w:rPr>
          <w:rFonts w:ascii="Times New Roman" w:hAnsi="Times New Roman" w:cs="Times New Roman"/>
          <w:sz w:val="22"/>
          <w:szCs w:val="22"/>
        </w:rPr>
        <w:t xml:space="preserve">. However, the seemingly promising development of ‘stakeholder capitalism’ may be </w:t>
      </w:r>
      <w:r w:rsidR="00933002" w:rsidRPr="00A40B7C">
        <w:rPr>
          <w:rFonts w:ascii="Times New Roman" w:hAnsi="Times New Roman" w:cs="Times New Roman"/>
          <w:sz w:val="22"/>
          <w:szCs w:val="22"/>
        </w:rPr>
        <w:t>illusory</w:t>
      </w:r>
      <w:r w:rsidR="00447190" w:rsidRPr="00A40B7C">
        <w:rPr>
          <w:rFonts w:ascii="Times New Roman" w:hAnsi="Times New Roman" w:cs="Times New Roman"/>
          <w:sz w:val="22"/>
          <w:szCs w:val="22"/>
        </w:rPr>
        <w:t xml:space="preserve">, as firms are frequently criticized for engaging in ‘greenwashing’ (i.e., </w:t>
      </w:r>
      <w:ins w:id="71" w:author="Jinyu HE" w:date="2026-02-24T12:10:00Z" w16du:dateUtc="2026-02-24T04:10:00Z">
        <w:r w:rsidR="00C96EEC" w:rsidRPr="00C96EEC">
          <w:rPr>
            <w:rFonts w:ascii="Times New Roman" w:hAnsi="Times New Roman" w:cs="Times New Roman"/>
            <w:sz w:val="22"/>
            <w:szCs w:val="22"/>
          </w:rPr>
          <w:t>portraying themselves</w:t>
        </w:r>
        <w:r w:rsidR="00C96EEC">
          <w:rPr>
            <w:rFonts w:ascii="Times New Roman" w:hAnsi="Times New Roman" w:cs="Times New Roman"/>
            <w:sz w:val="22"/>
            <w:szCs w:val="22"/>
          </w:rPr>
          <w:t xml:space="preserve"> as</w:t>
        </w:r>
      </w:ins>
      <w:del w:id="72" w:author="Jinyu HE" w:date="2026-02-24T12:10:00Z" w16du:dateUtc="2026-02-24T04:10:00Z">
        <w:r w:rsidR="00447190" w:rsidRPr="00A40B7C" w:rsidDel="00C96EEC">
          <w:rPr>
            <w:rFonts w:ascii="Times New Roman" w:hAnsi="Times New Roman" w:cs="Times New Roman"/>
            <w:sz w:val="22"/>
            <w:szCs w:val="22"/>
          </w:rPr>
          <w:delText>appearing</w:delText>
        </w:r>
      </w:del>
      <w:r w:rsidR="00447190" w:rsidRPr="00A40B7C">
        <w:rPr>
          <w:rFonts w:ascii="Times New Roman" w:hAnsi="Times New Roman" w:cs="Times New Roman"/>
          <w:sz w:val="22"/>
          <w:szCs w:val="22"/>
        </w:rPr>
        <w:t xml:space="preserve"> more environmentally or socially responsible than they </w:t>
      </w:r>
      <w:del w:id="73" w:author="Jinyu HE" w:date="2026-02-24T12:10:00Z" w16du:dateUtc="2026-02-24T04:10:00Z">
        <w:r w:rsidR="00447190" w:rsidRPr="00A40B7C" w:rsidDel="00EA1466">
          <w:rPr>
            <w:rFonts w:ascii="Times New Roman" w:hAnsi="Times New Roman" w:cs="Times New Roman"/>
            <w:sz w:val="22"/>
            <w:szCs w:val="22"/>
          </w:rPr>
          <w:delText xml:space="preserve">truly </w:delText>
        </w:r>
      </w:del>
      <w:ins w:id="74" w:author="Jinyu HE" w:date="2026-02-24T12:10:00Z" w16du:dateUtc="2026-02-24T04:10:00Z">
        <w:r w:rsidR="00EA1466">
          <w:rPr>
            <w:rFonts w:ascii="Times New Roman" w:hAnsi="Times New Roman" w:cs="Times New Roman"/>
            <w:sz w:val="22"/>
            <w:szCs w:val="22"/>
          </w:rPr>
          <w:t>actually</w:t>
        </w:r>
        <w:r w:rsidR="00EA1466" w:rsidRPr="00A40B7C">
          <w:rPr>
            <w:rFonts w:ascii="Times New Roman" w:hAnsi="Times New Roman" w:cs="Times New Roman"/>
            <w:sz w:val="22"/>
            <w:szCs w:val="22"/>
          </w:rPr>
          <w:t xml:space="preserve"> </w:t>
        </w:r>
      </w:ins>
      <w:r w:rsidR="00447190" w:rsidRPr="00A40B7C">
        <w:rPr>
          <w:rFonts w:ascii="Times New Roman" w:hAnsi="Times New Roman" w:cs="Times New Roman"/>
          <w:sz w:val="22"/>
          <w:szCs w:val="22"/>
        </w:rPr>
        <w:t xml:space="preserve">are) without making </w:t>
      </w:r>
      <w:r w:rsidRPr="00A40B7C">
        <w:rPr>
          <w:rFonts w:ascii="Times New Roman" w:hAnsi="Times New Roman" w:cs="Times New Roman"/>
          <w:sz w:val="22"/>
          <w:szCs w:val="22"/>
        </w:rPr>
        <w:t>substantial</w:t>
      </w:r>
      <w:r w:rsidR="00447190" w:rsidRPr="00A40B7C">
        <w:rPr>
          <w:rFonts w:ascii="Times New Roman" w:hAnsi="Times New Roman" w:cs="Times New Roman"/>
          <w:sz w:val="22"/>
          <w:szCs w:val="22"/>
        </w:rPr>
        <w:t xml:space="preserve"> investment</w:t>
      </w:r>
      <w:ins w:id="75" w:author="Jinyu HE" w:date="2026-02-24T12:11:00Z" w16du:dateUtc="2026-02-24T04:11:00Z">
        <w:r w:rsidR="00963AB5">
          <w:rPr>
            <w:rFonts w:ascii="Times New Roman" w:hAnsi="Times New Roman" w:cs="Times New Roman"/>
            <w:sz w:val="22"/>
            <w:szCs w:val="22"/>
          </w:rPr>
          <w:t>s</w:t>
        </w:r>
      </w:ins>
      <w:r w:rsidR="00447190" w:rsidRPr="00A40B7C">
        <w:rPr>
          <w:rFonts w:ascii="Times New Roman" w:hAnsi="Times New Roman" w:cs="Times New Roman"/>
          <w:sz w:val="22"/>
          <w:szCs w:val="22"/>
        </w:rPr>
        <w:t xml:space="preserve"> to address sustainability issues</w:t>
      </w:r>
      <w:r w:rsidR="00163562"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(Lyon &amp; Maxwell, 2011)</w:t>
      </w:r>
      <w:r w:rsidR="00447190" w:rsidRPr="00A40B7C">
        <w:rPr>
          <w:rFonts w:ascii="Times New Roman" w:hAnsi="Times New Roman" w:cs="Times New Roman"/>
          <w:sz w:val="22"/>
          <w:szCs w:val="22"/>
        </w:rPr>
        <w:t xml:space="preserve">. </w:t>
      </w:r>
      <w:del w:id="76" w:author="Jinyu HE" w:date="2026-02-24T12:11:00Z" w16du:dateUtc="2026-02-24T04:11:00Z">
        <w:r w:rsidR="00447190" w:rsidRPr="00A40B7C" w:rsidDel="00963AB5">
          <w:rPr>
            <w:rFonts w:ascii="Times New Roman" w:hAnsi="Times New Roman" w:cs="Times New Roman"/>
            <w:sz w:val="22"/>
            <w:szCs w:val="22"/>
          </w:rPr>
          <w:delText xml:space="preserve">At the </w:delText>
        </w:r>
        <w:r w:rsidR="006B3E71" w:rsidRPr="00A40B7C" w:rsidDel="00963AB5">
          <w:rPr>
            <w:rFonts w:ascii="Times New Roman" w:hAnsi="Times New Roman" w:cs="Times New Roman"/>
            <w:sz w:val="22"/>
            <w:szCs w:val="22"/>
          </w:rPr>
          <w:delText xml:space="preserve">core </w:delText>
        </w:r>
        <w:r w:rsidR="00447190" w:rsidRPr="00A40B7C" w:rsidDel="00963AB5">
          <w:rPr>
            <w:rFonts w:ascii="Times New Roman" w:hAnsi="Times New Roman" w:cs="Times New Roman"/>
            <w:sz w:val="22"/>
            <w:szCs w:val="22"/>
          </w:rPr>
          <w:delText>of the</w:delText>
        </w:r>
      </w:del>
      <w:ins w:id="77" w:author="Jinyu HE" w:date="2026-02-24T12:11:00Z" w16du:dateUtc="2026-02-24T04:11:00Z">
        <w:r w:rsidR="00963AB5">
          <w:rPr>
            <w:rFonts w:ascii="Times New Roman" w:hAnsi="Times New Roman" w:cs="Times New Roman"/>
            <w:sz w:val="22"/>
            <w:szCs w:val="22"/>
          </w:rPr>
          <w:t>Central to</w:t>
        </w:r>
      </w:ins>
      <w:r w:rsidR="00447190" w:rsidRPr="00A40B7C">
        <w:rPr>
          <w:rFonts w:ascii="Times New Roman" w:hAnsi="Times New Roman" w:cs="Times New Roman"/>
          <w:sz w:val="22"/>
          <w:szCs w:val="22"/>
        </w:rPr>
        <w:t xml:space="preserve"> explanations for corporate greenwashing </w:t>
      </w:r>
      <w:del w:id="78" w:author="Jinyu HE" w:date="2026-02-24T12:12:00Z" w16du:dateUtc="2026-02-24T04:12:00Z">
        <w:r w:rsidR="00447190" w:rsidRPr="00A40B7C" w:rsidDel="00081AF3">
          <w:rPr>
            <w:rFonts w:ascii="Times New Roman" w:hAnsi="Times New Roman" w:cs="Times New Roman"/>
            <w:sz w:val="22"/>
            <w:szCs w:val="22"/>
          </w:rPr>
          <w:delText xml:space="preserve">behaviors </w:delText>
        </w:r>
      </w:del>
      <w:r w:rsidR="00447190" w:rsidRPr="00A40B7C">
        <w:rPr>
          <w:rFonts w:ascii="Times New Roman" w:hAnsi="Times New Roman" w:cs="Times New Roman"/>
          <w:sz w:val="22"/>
          <w:szCs w:val="22"/>
        </w:rPr>
        <w:t xml:space="preserve">is the recognition that firms must </w:t>
      </w:r>
      <w:ins w:id="79" w:author="Jinyu HE" w:date="2026-02-24T12:12:00Z" w16du:dateUtc="2026-02-24T04:12:00Z">
        <w:r w:rsidR="00D21CFF" w:rsidRPr="00D21CFF">
          <w:rPr>
            <w:rFonts w:ascii="Times New Roman" w:hAnsi="Times New Roman" w:cs="Times New Roman"/>
            <w:sz w:val="22"/>
            <w:szCs w:val="22"/>
          </w:rPr>
          <w:t>simultaneously manage growing tensions</w:t>
        </w:r>
        <w:r w:rsidR="007152A6">
          <w:rPr>
            <w:rFonts w:ascii="Times New Roman" w:hAnsi="Times New Roman" w:cs="Times New Roman"/>
            <w:sz w:val="22"/>
            <w:szCs w:val="22"/>
          </w:rPr>
          <w:t xml:space="preserve"> </w:t>
        </w:r>
      </w:ins>
      <w:del w:id="80" w:author="Jinyu HE" w:date="2026-02-24T12:12:00Z" w16du:dateUtc="2026-02-24T04:12:00Z">
        <w:r w:rsidR="00447190" w:rsidRPr="00A40B7C" w:rsidDel="00D21CFF">
          <w:rPr>
            <w:rFonts w:ascii="Times New Roman" w:hAnsi="Times New Roman" w:cs="Times New Roman"/>
            <w:sz w:val="22"/>
            <w:szCs w:val="22"/>
          </w:rPr>
          <w:delText xml:space="preserve">handle the increased tensions </w:delText>
        </w:r>
      </w:del>
      <w:r w:rsidR="00447190" w:rsidRPr="00A40B7C">
        <w:rPr>
          <w:rFonts w:ascii="Times New Roman" w:hAnsi="Times New Roman" w:cs="Times New Roman"/>
          <w:sz w:val="22"/>
          <w:szCs w:val="22"/>
        </w:rPr>
        <w:t xml:space="preserve">between shareholders and other stakeholders </w:t>
      </w:r>
      <w:del w:id="81" w:author="Jinyu HE" w:date="2026-02-24T12:12:00Z" w16du:dateUtc="2026-02-24T04:12:00Z">
        <w:r w:rsidR="00447190" w:rsidRPr="00A40B7C" w:rsidDel="007152A6">
          <w:rPr>
            <w:rFonts w:ascii="Times New Roman" w:hAnsi="Times New Roman" w:cs="Times New Roman"/>
            <w:sz w:val="22"/>
            <w:szCs w:val="22"/>
          </w:rPr>
          <w:delText>simultaneously</w:delText>
        </w:r>
        <w:r w:rsidR="008B2AC1" w:rsidRPr="00A40B7C" w:rsidDel="007152A6">
          <w:rPr>
            <w:rFonts w:ascii="Times New Roman" w:hAnsi="Times New Roman" w:cs="Times New Roman" w:hint="eastAsia"/>
            <w:sz w:val="22"/>
            <w:szCs w:val="22"/>
          </w:rPr>
          <w:delText xml:space="preserve"> </w:delText>
        </w:r>
      </w:del>
      <w:r w:rsidR="00A74F1C" w:rsidRPr="00A40B7C">
        <w:rPr>
          <w:rFonts w:ascii="Times New Roman" w:hAnsi="Times New Roman" w:cs="Times New Roman"/>
          <w:sz w:val="22"/>
          <w:szCs w:val="22"/>
        </w:rPr>
        <w:t xml:space="preserve">(Crilly, Zollo, &amp; Hansen, 2012; </w:t>
      </w:r>
      <w:commentRangeStart w:id="82"/>
      <w:r w:rsidR="00A74F1C" w:rsidRPr="00A40B7C">
        <w:rPr>
          <w:rFonts w:ascii="Times New Roman" w:hAnsi="Times New Roman" w:cs="Times New Roman"/>
          <w:sz w:val="22"/>
          <w:szCs w:val="22"/>
        </w:rPr>
        <w:t>Wang, Tong, Takeuchi, &amp; George, 2016</w:t>
      </w:r>
      <w:commentRangeEnd w:id="82"/>
      <w:r w:rsidR="007152A6" w:rsidRPr="00A40B7C">
        <w:rPr>
          <w:rStyle w:val="af"/>
          <w:rFonts w:ascii="Times New Roman" w:hAnsi="Times New Roman" w:cs="Times New Roman"/>
          <w:sz w:val="22"/>
          <w:szCs w:val="22"/>
        </w:rPr>
        <w:commentReference w:id="82"/>
      </w:r>
      <w:r w:rsidR="00A74F1C" w:rsidRPr="00A40B7C">
        <w:rPr>
          <w:rFonts w:ascii="Times New Roman" w:hAnsi="Times New Roman" w:cs="Times New Roman"/>
          <w:sz w:val="22"/>
          <w:szCs w:val="22"/>
        </w:rPr>
        <w:t>)</w:t>
      </w:r>
      <w:r w:rsidR="00447190" w:rsidRPr="00A40B7C">
        <w:rPr>
          <w:rFonts w:ascii="Times New Roman" w:hAnsi="Times New Roman" w:cs="Times New Roman"/>
          <w:sz w:val="22"/>
          <w:szCs w:val="22"/>
        </w:rPr>
        <w:t xml:space="preserve">. Greenwashing is </w:t>
      </w:r>
      <w:ins w:id="83" w:author="Jinyu HE" w:date="2026-02-24T12:14:00Z" w16du:dateUtc="2026-02-24T04:14:00Z">
        <w:r w:rsidR="0040042A" w:rsidRPr="0040042A">
          <w:rPr>
            <w:rFonts w:ascii="Times New Roman" w:hAnsi="Times New Roman" w:cs="Times New Roman"/>
            <w:sz w:val="22"/>
            <w:szCs w:val="22"/>
          </w:rPr>
          <w:t>therefore conceptualized</w:t>
        </w:r>
        <w:r w:rsidR="0040042A">
          <w:rPr>
            <w:rFonts w:ascii="Times New Roman" w:hAnsi="Times New Roman" w:cs="Times New Roman"/>
            <w:sz w:val="22"/>
            <w:szCs w:val="22"/>
          </w:rPr>
          <w:t xml:space="preserve"> </w:t>
        </w:r>
      </w:ins>
      <w:del w:id="84" w:author="Jinyu HE" w:date="2026-02-24T12:14:00Z" w16du:dateUtc="2026-02-24T04:14:00Z">
        <w:r w:rsidR="00447190" w:rsidRPr="00A40B7C" w:rsidDel="0040042A">
          <w:rPr>
            <w:rFonts w:ascii="Times New Roman" w:hAnsi="Times New Roman" w:cs="Times New Roman"/>
            <w:sz w:val="22"/>
            <w:szCs w:val="22"/>
          </w:rPr>
          <w:delText xml:space="preserve">thus viewed </w:delText>
        </w:r>
      </w:del>
      <w:r w:rsidR="00447190" w:rsidRPr="00A40B7C">
        <w:rPr>
          <w:rFonts w:ascii="Times New Roman" w:hAnsi="Times New Roman" w:cs="Times New Roman"/>
          <w:sz w:val="22"/>
          <w:szCs w:val="22"/>
        </w:rPr>
        <w:t xml:space="preserve">as </w:t>
      </w:r>
      <w:del w:id="85" w:author="Jinyu HE" w:date="2026-02-24T12:14:00Z" w16du:dateUtc="2026-02-24T04:14:00Z">
        <w:r w:rsidR="00447190" w:rsidRPr="00A40B7C" w:rsidDel="00676F9B">
          <w:rPr>
            <w:rFonts w:ascii="Times New Roman" w:hAnsi="Times New Roman" w:cs="Times New Roman"/>
            <w:sz w:val="22"/>
            <w:szCs w:val="22"/>
          </w:rPr>
          <w:delText>an act</w:delText>
        </w:r>
      </w:del>
      <w:ins w:id="86" w:author="Jinyu HE" w:date="2026-02-24T12:14:00Z" w16du:dateUtc="2026-02-24T04:14:00Z">
        <w:r w:rsidR="00676F9B">
          <w:rPr>
            <w:rFonts w:ascii="Times New Roman" w:hAnsi="Times New Roman" w:cs="Times New Roman"/>
            <w:sz w:val="22"/>
            <w:szCs w:val="22"/>
          </w:rPr>
          <w:t>a fo</w:t>
        </w:r>
        <w:r w:rsidR="0040042A">
          <w:rPr>
            <w:rFonts w:ascii="Times New Roman" w:hAnsi="Times New Roman" w:cs="Times New Roman"/>
            <w:sz w:val="22"/>
            <w:szCs w:val="22"/>
          </w:rPr>
          <w:t>rm</w:t>
        </w:r>
      </w:ins>
      <w:r w:rsidR="00447190" w:rsidRPr="00A40B7C">
        <w:rPr>
          <w:rFonts w:ascii="Times New Roman" w:hAnsi="Times New Roman" w:cs="Times New Roman"/>
          <w:sz w:val="22"/>
          <w:szCs w:val="22"/>
        </w:rPr>
        <w:t xml:space="preserve"> of cosmetic communication</w:t>
      </w:r>
      <w:ins w:id="87" w:author="Jinyu HE" w:date="2026-02-24T12:17:00Z" w16du:dateUtc="2026-02-24T04:17:00Z">
        <w:r w:rsidR="00994722">
          <w:rPr>
            <w:rFonts w:ascii="Times New Roman" w:hAnsi="Times New Roman" w:cs="Times New Roman"/>
            <w:sz w:val="22"/>
            <w:szCs w:val="22"/>
          </w:rPr>
          <w:t xml:space="preserve"> that</w:t>
        </w:r>
      </w:ins>
      <w:ins w:id="88" w:author="Jinyu HE" w:date="2026-02-24T12:15:00Z" w16du:dateUtc="2026-02-24T04:15:00Z">
        <w:r w:rsidR="00861C62">
          <w:rPr>
            <w:rFonts w:ascii="Times New Roman" w:hAnsi="Times New Roman" w:cs="Times New Roman"/>
            <w:sz w:val="22"/>
            <w:szCs w:val="22"/>
          </w:rPr>
          <w:t xml:space="preserve"> enabl</w:t>
        </w:r>
      </w:ins>
      <w:ins w:id="89" w:author="Jinyu HE" w:date="2026-02-24T12:17:00Z" w16du:dateUtc="2026-02-24T04:17:00Z">
        <w:r w:rsidR="00994722">
          <w:rPr>
            <w:rFonts w:ascii="Times New Roman" w:hAnsi="Times New Roman" w:cs="Times New Roman"/>
            <w:sz w:val="22"/>
            <w:szCs w:val="22"/>
          </w:rPr>
          <w:t>es</w:t>
        </w:r>
      </w:ins>
      <w:r w:rsidR="00447190" w:rsidRPr="00A40B7C">
        <w:rPr>
          <w:rFonts w:ascii="Times New Roman" w:hAnsi="Times New Roman" w:cs="Times New Roman"/>
          <w:sz w:val="22"/>
          <w:szCs w:val="22"/>
        </w:rPr>
        <w:t xml:space="preserve"> </w:t>
      </w:r>
      <w:del w:id="90" w:author="Jinyu HE" w:date="2026-02-24T12:15:00Z" w16du:dateUtc="2026-02-24T04:15:00Z">
        <w:r w:rsidR="00447190" w:rsidRPr="00A40B7C" w:rsidDel="00861C62">
          <w:rPr>
            <w:rFonts w:ascii="Times New Roman" w:hAnsi="Times New Roman" w:cs="Times New Roman"/>
            <w:sz w:val="22"/>
            <w:szCs w:val="22"/>
          </w:rPr>
          <w:delText xml:space="preserve">by </w:delText>
        </w:r>
      </w:del>
      <w:r w:rsidR="00447190" w:rsidRPr="00A40B7C">
        <w:rPr>
          <w:rFonts w:ascii="Times New Roman" w:hAnsi="Times New Roman" w:cs="Times New Roman"/>
          <w:sz w:val="22"/>
          <w:szCs w:val="22"/>
        </w:rPr>
        <w:t xml:space="preserve">firms to </w:t>
      </w:r>
      <w:del w:id="91" w:author="Jinyu HE" w:date="2026-02-24T12:15:00Z" w16du:dateUtc="2026-02-24T04:15:00Z">
        <w:r w:rsidR="00447190" w:rsidRPr="00A40B7C" w:rsidDel="00861C62">
          <w:rPr>
            <w:rFonts w:ascii="Times New Roman" w:hAnsi="Times New Roman" w:cs="Times New Roman"/>
            <w:sz w:val="22"/>
            <w:szCs w:val="22"/>
          </w:rPr>
          <w:delText xml:space="preserve">please </w:delText>
        </w:r>
      </w:del>
      <w:ins w:id="92" w:author="Jinyu HE" w:date="2026-02-24T12:15:00Z" w16du:dateUtc="2026-02-24T04:15:00Z">
        <w:r w:rsidR="00861C62">
          <w:rPr>
            <w:rFonts w:ascii="Times New Roman" w:hAnsi="Times New Roman" w:cs="Times New Roman"/>
            <w:sz w:val="22"/>
            <w:szCs w:val="22"/>
          </w:rPr>
          <w:t>appease</w:t>
        </w:r>
        <w:r w:rsidR="00861C62" w:rsidRPr="00A40B7C">
          <w:rPr>
            <w:rFonts w:ascii="Times New Roman" w:hAnsi="Times New Roman" w:cs="Times New Roman"/>
            <w:sz w:val="22"/>
            <w:szCs w:val="22"/>
          </w:rPr>
          <w:t xml:space="preserve"> </w:t>
        </w:r>
      </w:ins>
      <w:r w:rsidR="00447190" w:rsidRPr="00A40B7C">
        <w:rPr>
          <w:rFonts w:ascii="Times New Roman" w:hAnsi="Times New Roman" w:cs="Times New Roman"/>
          <w:sz w:val="22"/>
          <w:szCs w:val="22"/>
        </w:rPr>
        <w:t xml:space="preserve">stakeholders without compromising shareholders’ interests. </w:t>
      </w:r>
      <w:ins w:id="93" w:author="Jinyu HE" w:date="2026-02-24T12:16:00Z" w16du:dateUtc="2026-02-24T04:16:00Z">
        <w:r w:rsidR="00910682">
          <w:rPr>
            <w:rFonts w:ascii="Times New Roman" w:hAnsi="Times New Roman" w:cs="Times New Roman"/>
            <w:sz w:val="22"/>
            <w:szCs w:val="22"/>
          </w:rPr>
          <w:t xml:space="preserve">However, </w:t>
        </w:r>
      </w:ins>
      <w:ins w:id="94" w:author="Jinyu HE" w:date="2026-02-24T12:18:00Z" w16du:dateUtc="2026-02-24T04:18:00Z">
        <w:r w:rsidR="00011023" w:rsidRPr="00011023">
          <w:rPr>
            <w:rFonts w:ascii="Times New Roman" w:hAnsi="Times New Roman" w:cs="Times New Roman"/>
            <w:sz w:val="22"/>
            <w:szCs w:val="22"/>
          </w:rPr>
          <w:t xml:space="preserve">given that firms must constantly make fundamental trade-offs between shareholder and stakeholder interests, we question whether this </w:t>
        </w:r>
      </w:ins>
      <w:del w:id="95" w:author="Jinyu HE" w:date="2026-02-24T11:58:00Z" w16du:dateUtc="2026-02-24T03:58:00Z">
        <w:r w:rsidR="00447190" w:rsidRPr="00A40B7C" w:rsidDel="00993620">
          <w:rPr>
            <w:rFonts w:ascii="Times New Roman" w:hAnsi="Times New Roman" w:cs="Times New Roman"/>
            <w:sz w:val="22"/>
            <w:szCs w:val="22"/>
          </w:rPr>
          <w:delText xml:space="preserve">We, however, </w:delText>
        </w:r>
        <w:r w:rsidR="00125DFC" w:rsidRPr="00A40B7C" w:rsidDel="00993620">
          <w:rPr>
            <w:rFonts w:ascii="Times New Roman" w:hAnsi="Times New Roman" w:cs="Times New Roman"/>
            <w:sz w:val="22"/>
            <w:szCs w:val="22"/>
          </w:rPr>
          <w:delText xml:space="preserve">question </w:delText>
        </w:r>
      </w:del>
      <w:del w:id="96" w:author="Jinyu HE" w:date="2026-02-24T12:18:00Z" w16du:dateUtc="2026-02-24T04:18:00Z">
        <w:r w:rsidR="00447190" w:rsidRPr="00A40B7C" w:rsidDel="004A0DB8">
          <w:rPr>
            <w:rFonts w:ascii="Times New Roman" w:hAnsi="Times New Roman" w:cs="Times New Roman"/>
            <w:sz w:val="22"/>
            <w:szCs w:val="22"/>
          </w:rPr>
          <w:delText xml:space="preserve">if </w:delText>
        </w:r>
        <w:r w:rsidR="000407FD" w:rsidRPr="00A40B7C" w:rsidDel="004A0DB8">
          <w:rPr>
            <w:rFonts w:ascii="Times New Roman" w:hAnsi="Times New Roman" w:cs="Times New Roman"/>
            <w:sz w:val="22"/>
            <w:szCs w:val="22"/>
          </w:rPr>
          <w:delText xml:space="preserve">the </w:delText>
        </w:r>
      </w:del>
      <w:r w:rsidR="000407FD" w:rsidRPr="00A40B7C">
        <w:rPr>
          <w:rFonts w:ascii="Times New Roman" w:hAnsi="Times New Roman" w:cs="Times New Roman"/>
          <w:sz w:val="22"/>
          <w:szCs w:val="22"/>
        </w:rPr>
        <w:t xml:space="preserve">dynamic can </w:t>
      </w:r>
      <w:del w:id="97" w:author="Jinyu HE" w:date="2026-02-24T12:18:00Z" w16du:dateUtc="2026-02-24T04:18:00Z">
        <w:r w:rsidR="000407FD" w:rsidRPr="00A40B7C" w:rsidDel="004A0DB8">
          <w:rPr>
            <w:rFonts w:ascii="Times New Roman" w:hAnsi="Times New Roman" w:cs="Times New Roman"/>
            <w:sz w:val="22"/>
            <w:szCs w:val="22"/>
          </w:rPr>
          <w:delText>work</w:delText>
        </w:r>
        <w:r w:rsidR="00CF56CD" w:rsidRPr="00A40B7C" w:rsidDel="004A0DB8">
          <w:rPr>
            <w:rFonts w:ascii="Times New Roman" w:hAnsi="Times New Roman" w:cs="Times New Roman"/>
            <w:sz w:val="22"/>
            <w:szCs w:val="22"/>
          </w:rPr>
          <w:delText xml:space="preserve"> the other way around</w:delText>
        </w:r>
      </w:del>
      <w:ins w:id="98" w:author="Jinyu HE" w:date="2026-02-24T12:18:00Z" w16du:dateUtc="2026-02-24T04:18:00Z">
        <w:r w:rsidR="004A0DB8">
          <w:rPr>
            <w:rFonts w:ascii="Times New Roman" w:hAnsi="Times New Roman" w:cs="Times New Roman"/>
            <w:sz w:val="22"/>
            <w:szCs w:val="22"/>
          </w:rPr>
          <w:t>operate in reverse</w:t>
        </w:r>
      </w:ins>
      <w:del w:id="99" w:author="Jinyu HE" w:date="2026-02-24T11:59:00Z" w16du:dateUtc="2026-02-24T03:59:00Z">
        <w:r w:rsidR="00447190" w:rsidRPr="00A40B7C" w:rsidDel="00993620">
          <w:rPr>
            <w:rFonts w:ascii="Times New Roman" w:hAnsi="Times New Roman" w:cs="Times New Roman"/>
            <w:sz w:val="22"/>
            <w:szCs w:val="22"/>
          </w:rPr>
          <w:delText xml:space="preserve"> </w:delText>
        </w:r>
      </w:del>
      <w:del w:id="100" w:author="Jinyu HE" w:date="2026-02-24T11:58:00Z" w16du:dateUtc="2026-02-24T03:58:00Z">
        <w:r w:rsidR="00447190" w:rsidRPr="00A40B7C" w:rsidDel="00993620">
          <w:rPr>
            <w:rFonts w:ascii="Times New Roman" w:hAnsi="Times New Roman" w:cs="Times New Roman"/>
            <w:sz w:val="22"/>
            <w:szCs w:val="22"/>
          </w:rPr>
          <w:delText>when</w:delText>
        </w:r>
      </w:del>
      <w:del w:id="101" w:author="Jinyu HE" w:date="2026-02-24T11:57:00Z" w16du:dateUtc="2026-02-24T03:57:00Z">
        <w:r w:rsidR="00447190" w:rsidRPr="00A40B7C" w:rsidDel="00767F09">
          <w:rPr>
            <w:rFonts w:ascii="Times New Roman" w:hAnsi="Times New Roman" w:cs="Times New Roman"/>
            <w:sz w:val="22"/>
            <w:szCs w:val="22"/>
          </w:rPr>
          <w:delText xml:space="preserve"> firms are making the essential tradeoff between shareholder and stakeholder interests</w:delText>
        </w:r>
      </w:del>
      <w:r w:rsidR="00447190" w:rsidRPr="00A40B7C">
        <w:rPr>
          <w:rFonts w:ascii="Times New Roman" w:hAnsi="Times New Roman" w:cs="Times New Roman"/>
          <w:sz w:val="22"/>
          <w:szCs w:val="22"/>
        </w:rPr>
        <w:t xml:space="preserve">. </w:t>
      </w:r>
      <w:r w:rsidR="009C5CA4" w:rsidRPr="00A40B7C">
        <w:rPr>
          <w:rFonts w:ascii="Times New Roman" w:hAnsi="Times New Roman" w:cs="Times New Roman"/>
          <w:sz w:val="22"/>
          <w:szCs w:val="22"/>
        </w:rPr>
        <w:t>Specifically</w:t>
      </w:r>
      <w:r w:rsidR="00447190" w:rsidRPr="00A40B7C">
        <w:rPr>
          <w:rFonts w:ascii="Times New Roman" w:hAnsi="Times New Roman" w:cs="Times New Roman"/>
          <w:sz w:val="22"/>
          <w:szCs w:val="22"/>
        </w:rPr>
        <w:t xml:space="preserve">, </w:t>
      </w:r>
      <w:r w:rsidR="00447190" w:rsidRPr="00A40B7C">
        <w:rPr>
          <w:rFonts w:ascii="Times New Roman" w:hAnsi="Times New Roman" w:cs="Times New Roman"/>
          <w:i/>
          <w:sz w:val="22"/>
          <w:szCs w:val="22"/>
        </w:rPr>
        <w:t xml:space="preserve">do firms </w:t>
      </w:r>
      <w:r w:rsidR="004D6C61" w:rsidRPr="00A40B7C">
        <w:rPr>
          <w:rFonts w:ascii="Times New Roman" w:hAnsi="Times New Roman" w:cs="Times New Roman"/>
          <w:i/>
          <w:sz w:val="22"/>
          <w:szCs w:val="22"/>
        </w:rPr>
        <w:t xml:space="preserve">resort to </w:t>
      </w:r>
      <w:r w:rsidR="00447190" w:rsidRPr="00A40B7C">
        <w:rPr>
          <w:rFonts w:ascii="Times New Roman" w:hAnsi="Times New Roman" w:cs="Times New Roman"/>
          <w:i/>
          <w:sz w:val="22"/>
          <w:szCs w:val="22"/>
        </w:rPr>
        <w:t xml:space="preserve">artificial </w:t>
      </w:r>
      <w:del w:id="102" w:author="Jinyu HE" w:date="2026-02-24T12:19:00Z" w16du:dateUtc="2026-02-24T04:19:00Z">
        <w:r w:rsidR="00447190" w:rsidRPr="00A40B7C" w:rsidDel="000E18BF">
          <w:rPr>
            <w:rFonts w:ascii="Times New Roman" w:hAnsi="Times New Roman" w:cs="Times New Roman"/>
            <w:i/>
            <w:sz w:val="22"/>
            <w:szCs w:val="22"/>
          </w:rPr>
          <w:delText xml:space="preserve">methods </w:delText>
        </w:r>
      </w:del>
      <w:ins w:id="103" w:author="Jinyu HE" w:date="2026-02-24T12:19:00Z" w16du:dateUtc="2026-02-24T04:19:00Z">
        <w:r w:rsidR="000E18BF">
          <w:rPr>
            <w:rFonts w:ascii="Times New Roman" w:hAnsi="Times New Roman" w:cs="Times New Roman"/>
            <w:i/>
            <w:sz w:val="22"/>
            <w:szCs w:val="22"/>
          </w:rPr>
          <w:t>practices</w:t>
        </w:r>
        <w:r w:rsidR="000E18BF" w:rsidRPr="00A40B7C">
          <w:rPr>
            <w:rFonts w:ascii="Times New Roman" w:hAnsi="Times New Roman" w:cs="Times New Roman"/>
            <w:i/>
            <w:sz w:val="22"/>
            <w:szCs w:val="22"/>
          </w:rPr>
          <w:t xml:space="preserve"> </w:t>
        </w:r>
      </w:ins>
      <w:r w:rsidR="00447190" w:rsidRPr="00A40B7C">
        <w:rPr>
          <w:rFonts w:ascii="Times New Roman" w:hAnsi="Times New Roman" w:cs="Times New Roman"/>
          <w:i/>
          <w:sz w:val="22"/>
          <w:szCs w:val="22"/>
        </w:rPr>
        <w:t xml:space="preserve">such as earnings management </w:t>
      </w:r>
      <w:r w:rsidR="00E80D40" w:rsidRPr="00A40B7C">
        <w:rPr>
          <w:rFonts w:ascii="Times New Roman" w:hAnsi="Times New Roman" w:cs="Times New Roman"/>
          <w:i/>
          <w:sz w:val="22"/>
          <w:szCs w:val="22"/>
        </w:rPr>
        <w:t>to appease</w:t>
      </w:r>
      <w:r w:rsidR="00447190" w:rsidRPr="00A40B7C">
        <w:rPr>
          <w:rFonts w:ascii="Times New Roman" w:hAnsi="Times New Roman" w:cs="Times New Roman"/>
          <w:i/>
          <w:sz w:val="22"/>
          <w:szCs w:val="22"/>
        </w:rPr>
        <w:t xml:space="preserve"> shareholders while</w:t>
      </w:r>
      <w:ins w:id="104" w:author="Jinyu HE" w:date="2026-02-24T12:20:00Z" w16du:dateUtc="2026-02-24T04:20:00Z">
        <w:r w:rsidR="000E18BF">
          <w:rPr>
            <w:rFonts w:ascii="Times New Roman" w:hAnsi="Times New Roman" w:cs="Times New Roman"/>
            <w:i/>
            <w:sz w:val="22"/>
            <w:szCs w:val="22"/>
          </w:rPr>
          <w:t xml:space="preserve"> substantially</w:t>
        </w:r>
      </w:ins>
      <w:r w:rsidR="00447190" w:rsidRPr="00A40B7C">
        <w:rPr>
          <w:rFonts w:ascii="Times New Roman" w:hAnsi="Times New Roman" w:cs="Times New Roman"/>
          <w:i/>
          <w:sz w:val="22"/>
          <w:szCs w:val="22"/>
        </w:rPr>
        <w:t xml:space="preserve"> address</w:t>
      </w:r>
      <w:r w:rsidR="00155495" w:rsidRPr="00A40B7C">
        <w:rPr>
          <w:rFonts w:ascii="Times New Roman" w:hAnsi="Times New Roman" w:cs="Times New Roman"/>
          <w:i/>
          <w:sz w:val="22"/>
          <w:szCs w:val="22"/>
        </w:rPr>
        <w:t>ing the needs of</w:t>
      </w:r>
      <w:r w:rsidR="00447190" w:rsidRPr="00A40B7C">
        <w:rPr>
          <w:rFonts w:ascii="Times New Roman" w:hAnsi="Times New Roman" w:cs="Times New Roman"/>
          <w:i/>
          <w:sz w:val="22"/>
          <w:szCs w:val="22"/>
        </w:rPr>
        <w:t xml:space="preserve"> other stakeholders</w:t>
      </w:r>
      <w:r w:rsidR="00447190" w:rsidRPr="00A40B7C">
        <w:rPr>
          <w:rFonts w:ascii="Times New Roman" w:hAnsi="Times New Roman" w:cs="Times New Roman"/>
          <w:sz w:val="22"/>
          <w:szCs w:val="22"/>
        </w:rPr>
        <w:t>?</w:t>
      </w:r>
    </w:p>
    <w:p w14:paraId="0BE68821" w14:textId="1A5B461B" w:rsidR="00D71F9D" w:rsidRDefault="00447190" w:rsidP="00BB7D46">
      <w:pPr>
        <w:ind w:firstLine="567"/>
        <w:jc w:val="both"/>
        <w:rPr>
          <w:rFonts w:ascii="Times New Roman" w:hAnsi="Times New Roman" w:cs="Times New Roman"/>
          <w:sz w:val="22"/>
          <w:szCs w:val="22"/>
        </w:rPr>
      </w:pPr>
      <w:r w:rsidRPr="00A40B7C">
        <w:rPr>
          <w:rFonts w:ascii="Times New Roman" w:hAnsi="Times New Roman" w:cs="Times New Roman"/>
          <w:sz w:val="22"/>
          <w:szCs w:val="22"/>
        </w:rPr>
        <w:t xml:space="preserve">We believe this question </w:t>
      </w:r>
      <w:del w:id="105" w:author="Jinyu HE" w:date="2026-02-24T12:25:00Z" w16du:dateUtc="2026-02-24T04:25:00Z">
        <w:r w:rsidR="00A10C62" w:rsidRPr="00A40B7C" w:rsidDel="008A18E8">
          <w:rPr>
            <w:rFonts w:ascii="Times New Roman" w:hAnsi="Times New Roman" w:cs="Times New Roman"/>
            <w:sz w:val="22"/>
            <w:szCs w:val="22"/>
          </w:rPr>
          <w:delText>warrants</w:delText>
        </w:r>
        <w:r w:rsidRPr="00A40B7C" w:rsidDel="008A18E8">
          <w:rPr>
            <w:rFonts w:ascii="Times New Roman" w:hAnsi="Times New Roman" w:cs="Times New Roman"/>
            <w:sz w:val="22"/>
            <w:szCs w:val="22"/>
          </w:rPr>
          <w:delText xml:space="preserve"> </w:delText>
        </w:r>
      </w:del>
      <w:ins w:id="106" w:author="Jinyu HE" w:date="2026-02-24T12:25:00Z" w16du:dateUtc="2026-02-24T04:25:00Z">
        <w:r w:rsidR="008A18E8">
          <w:rPr>
            <w:rFonts w:ascii="Times New Roman" w:hAnsi="Times New Roman" w:cs="Times New Roman"/>
            <w:sz w:val="22"/>
            <w:szCs w:val="22"/>
          </w:rPr>
          <w:t>merits</w:t>
        </w:r>
        <w:r w:rsidR="008A18E8" w:rsidRPr="00A40B7C">
          <w:rPr>
            <w:rFonts w:ascii="Times New Roman" w:hAnsi="Times New Roman" w:cs="Times New Roman"/>
            <w:sz w:val="22"/>
            <w:szCs w:val="22"/>
          </w:rPr>
          <w:t xml:space="preserve"> </w:t>
        </w:r>
      </w:ins>
      <w:r w:rsidRPr="00A40B7C">
        <w:rPr>
          <w:rFonts w:ascii="Times New Roman" w:hAnsi="Times New Roman" w:cs="Times New Roman"/>
          <w:sz w:val="22"/>
          <w:szCs w:val="22"/>
        </w:rPr>
        <w:t xml:space="preserve">attention for three key reasons. First, </w:t>
      </w:r>
      <w:del w:id="107" w:author="Jinyu HE" w:date="2026-02-24T12:25:00Z" w16du:dateUtc="2026-02-24T04:25:00Z">
        <w:r w:rsidRPr="00A40B7C" w:rsidDel="008A18E8">
          <w:rPr>
            <w:rFonts w:ascii="Times New Roman" w:hAnsi="Times New Roman" w:cs="Times New Roman"/>
            <w:sz w:val="22"/>
            <w:szCs w:val="22"/>
          </w:rPr>
          <w:delText>when discussing</w:delText>
        </w:r>
      </w:del>
      <w:ins w:id="108" w:author="Jinyu HE" w:date="2026-02-24T12:25:00Z" w16du:dateUtc="2026-02-24T04:25:00Z">
        <w:r w:rsidR="008A18E8">
          <w:rPr>
            <w:rFonts w:ascii="Times New Roman" w:hAnsi="Times New Roman" w:cs="Times New Roman"/>
            <w:sz w:val="22"/>
            <w:szCs w:val="22"/>
          </w:rPr>
          <w:t>in exam</w:t>
        </w:r>
      </w:ins>
      <w:ins w:id="109" w:author="Jinyu HE" w:date="2026-02-25T14:11:00Z" w16du:dateUtc="2026-02-25T06:11:00Z">
        <w:r w:rsidR="00DD1182">
          <w:rPr>
            <w:rFonts w:ascii="Times New Roman" w:hAnsi="Times New Roman" w:cs="Times New Roman"/>
            <w:sz w:val="22"/>
            <w:szCs w:val="22"/>
          </w:rPr>
          <w:t>in</w:t>
        </w:r>
      </w:ins>
      <w:ins w:id="110" w:author="Jinyu HE" w:date="2026-02-24T12:25:00Z" w16du:dateUtc="2026-02-24T04:25:00Z">
        <w:r w:rsidR="008A18E8">
          <w:rPr>
            <w:rFonts w:ascii="Times New Roman" w:hAnsi="Times New Roman" w:cs="Times New Roman"/>
            <w:sz w:val="22"/>
            <w:szCs w:val="22"/>
          </w:rPr>
          <w:t>ing</w:t>
        </w:r>
      </w:ins>
      <w:r w:rsidRPr="00A40B7C">
        <w:rPr>
          <w:rFonts w:ascii="Times New Roman" w:hAnsi="Times New Roman" w:cs="Times New Roman"/>
          <w:sz w:val="22"/>
          <w:szCs w:val="22"/>
        </w:rPr>
        <w:t xml:space="preserve"> how firms manage </w:t>
      </w:r>
      <w:del w:id="111" w:author="Jinyu HE" w:date="2026-02-24T12:26:00Z" w16du:dateUtc="2026-02-24T04:26:00Z">
        <w:r w:rsidRPr="00A40B7C" w:rsidDel="008A18E8">
          <w:rPr>
            <w:rFonts w:ascii="Times New Roman" w:hAnsi="Times New Roman" w:cs="Times New Roman"/>
            <w:sz w:val="22"/>
            <w:szCs w:val="22"/>
          </w:rPr>
          <w:delText xml:space="preserve">the </w:delText>
        </w:r>
      </w:del>
      <w:r w:rsidRPr="00A40B7C">
        <w:rPr>
          <w:rFonts w:ascii="Times New Roman" w:hAnsi="Times New Roman" w:cs="Times New Roman"/>
          <w:sz w:val="22"/>
          <w:szCs w:val="22"/>
        </w:rPr>
        <w:t>tension</w:t>
      </w:r>
      <w:ins w:id="112" w:author="Jinyu HE" w:date="2026-02-24T12:26:00Z" w16du:dateUtc="2026-02-24T04:26:00Z">
        <w:r w:rsidR="008A18E8">
          <w:rPr>
            <w:rFonts w:ascii="Times New Roman" w:hAnsi="Times New Roman" w:cs="Times New Roman"/>
            <w:sz w:val="22"/>
            <w:szCs w:val="22"/>
          </w:rPr>
          <w:t>s</w:t>
        </w:r>
      </w:ins>
      <w:r w:rsidRPr="00A40B7C">
        <w:rPr>
          <w:rFonts w:ascii="Times New Roman" w:hAnsi="Times New Roman" w:cs="Times New Roman"/>
          <w:sz w:val="22"/>
          <w:szCs w:val="22"/>
        </w:rPr>
        <w:t xml:space="preserve"> between shareholders and other stakeholders, researchers have predominantly assumed that firms would prioritize profit over </w:t>
      </w:r>
      <w:ins w:id="113" w:author="Jinyu HE" w:date="2026-02-24T12:20:00Z" w16du:dateUtc="2026-02-24T04:20:00Z">
        <w:r w:rsidR="004A40EC">
          <w:rPr>
            <w:rFonts w:ascii="Times New Roman" w:hAnsi="Times New Roman" w:cs="Times New Roman"/>
            <w:sz w:val="22"/>
            <w:szCs w:val="22"/>
          </w:rPr>
          <w:t xml:space="preserve">the </w:t>
        </w:r>
      </w:ins>
      <w:r w:rsidRPr="00A40B7C">
        <w:rPr>
          <w:rFonts w:ascii="Times New Roman" w:hAnsi="Times New Roman" w:cs="Times New Roman"/>
          <w:sz w:val="22"/>
          <w:szCs w:val="22"/>
        </w:rPr>
        <w:t>planet and people</w:t>
      </w:r>
      <w:r w:rsidR="00C132FB" w:rsidRPr="00A40B7C">
        <w:rPr>
          <w:rFonts w:ascii="Times New Roman" w:hAnsi="Times New Roman" w:cs="Times New Roman"/>
          <w:sz w:val="22"/>
          <w:szCs w:val="22"/>
        </w:rPr>
        <w:t xml:space="preserve">, often resorting </w:t>
      </w:r>
      <w:r w:rsidR="00015ED9" w:rsidRPr="00A40B7C">
        <w:rPr>
          <w:rFonts w:ascii="Times New Roman" w:hAnsi="Times New Roman" w:cs="Times New Roman"/>
          <w:sz w:val="22"/>
          <w:szCs w:val="22"/>
        </w:rPr>
        <w:t>to symbolic</w:t>
      </w:r>
      <w:r w:rsidRPr="00A40B7C">
        <w:rPr>
          <w:rFonts w:ascii="Times New Roman" w:hAnsi="Times New Roman" w:cs="Times New Roman"/>
          <w:sz w:val="22"/>
          <w:szCs w:val="22"/>
        </w:rPr>
        <w:t xml:space="preserve"> or manipulative measures to </w:t>
      </w:r>
      <w:r w:rsidR="00295A4F" w:rsidRPr="00A40B7C">
        <w:rPr>
          <w:rFonts w:ascii="Times New Roman" w:hAnsi="Times New Roman" w:cs="Times New Roman"/>
          <w:sz w:val="22"/>
          <w:szCs w:val="22"/>
        </w:rPr>
        <w:t xml:space="preserve">address </w:t>
      </w:r>
      <w:r w:rsidRPr="00A40B7C">
        <w:rPr>
          <w:rFonts w:ascii="Times New Roman" w:hAnsi="Times New Roman" w:cs="Times New Roman"/>
          <w:sz w:val="22"/>
          <w:szCs w:val="22"/>
        </w:rPr>
        <w:t>stakeholders’ (rather than shareholders’) expectations</w:t>
      </w:r>
      <w:r w:rsidR="00163562"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(Crilly et al., 2012; Kim &amp; Lyon, 2015; Marquis, Toffel, &amp; Zhou, 2016)</w:t>
      </w:r>
      <w:r w:rsidRPr="00A40B7C">
        <w:rPr>
          <w:rFonts w:ascii="Times New Roman" w:hAnsi="Times New Roman" w:cs="Times New Roman"/>
          <w:sz w:val="22"/>
          <w:szCs w:val="22"/>
        </w:rPr>
        <w:t xml:space="preserve">. The </w:t>
      </w:r>
      <w:del w:id="114" w:author="Jinyu HE" w:date="2026-02-24T12:26:00Z" w16du:dateUtc="2026-02-24T04:26:00Z">
        <w:r w:rsidRPr="00A40B7C" w:rsidDel="00DB7EFA">
          <w:rPr>
            <w:rFonts w:ascii="Times New Roman" w:hAnsi="Times New Roman" w:cs="Times New Roman"/>
            <w:sz w:val="22"/>
            <w:szCs w:val="22"/>
          </w:rPr>
          <w:delText xml:space="preserve">research </w:delText>
        </w:r>
      </w:del>
      <w:r w:rsidRPr="00A40B7C">
        <w:rPr>
          <w:rFonts w:ascii="Times New Roman" w:hAnsi="Times New Roman" w:cs="Times New Roman"/>
          <w:sz w:val="22"/>
          <w:szCs w:val="22"/>
        </w:rPr>
        <w:t xml:space="preserve">literature </w:t>
      </w:r>
      <w:del w:id="115" w:author="Jinyu HE" w:date="2026-02-24T12:26:00Z" w16du:dateUtc="2026-02-24T04:26:00Z">
        <w:r w:rsidRPr="00A40B7C" w:rsidDel="00DB7EFA">
          <w:rPr>
            <w:rFonts w:ascii="Times New Roman" w:hAnsi="Times New Roman" w:cs="Times New Roman"/>
            <w:sz w:val="22"/>
            <w:szCs w:val="22"/>
          </w:rPr>
          <w:delText>has been</w:delText>
        </w:r>
      </w:del>
      <w:ins w:id="116" w:author="Jinyu HE" w:date="2026-02-24T12:26:00Z" w16du:dateUtc="2026-02-24T04:26:00Z">
        <w:r w:rsidR="00DB7EFA">
          <w:rPr>
            <w:rFonts w:ascii="Times New Roman" w:hAnsi="Times New Roman" w:cs="Times New Roman"/>
            <w:sz w:val="22"/>
            <w:szCs w:val="22"/>
          </w:rPr>
          <w:t>remains</w:t>
        </w:r>
      </w:ins>
      <w:r w:rsidRPr="00A40B7C">
        <w:rPr>
          <w:rFonts w:ascii="Times New Roman" w:hAnsi="Times New Roman" w:cs="Times New Roman"/>
          <w:sz w:val="22"/>
          <w:szCs w:val="22"/>
        </w:rPr>
        <w:t xml:space="preserve"> </w:t>
      </w:r>
      <w:r w:rsidRPr="00A40B7C">
        <w:rPr>
          <w:rFonts w:ascii="Times New Roman" w:hAnsi="Times New Roman" w:cs="Times New Roman"/>
          <w:sz w:val="22"/>
          <w:szCs w:val="22"/>
        </w:rPr>
        <w:lastRenderedPageBreak/>
        <w:t xml:space="preserve">largely silent about the equally </w:t>
      </w:r>
      <w:del w:id="117" w:author="Jinyu HE" w:date="2026-02-24T12:27:00Z" w16du:dateUtc="2026-02-24T04:27:00Z">
        <w:r w:rsidRPr="00A40B7C" w:rsidDel="00752C72">
          <w:rPr>
            <w:rFonts w:ascii="Times New Roman" w:hAnsi="Times New Roman" w:cs="Times New Roman"/>
            <w:sz w:val="22"/>
            <w:szCs w:val="22"/>
          </w:rPr>
          <w:delText xml:space="preserve">possible </w:delText>
        </w:r>
      </w:del>
      <w:ins w:id="118" w:author="Jinyu HE" w:date="2026-02-24T12:27:00Z" w16du:dateUtc="2026-02-24T04:27:00Z">
        <w:r w:rsidR="00752C72">
          <w:rPr>
            <w:rFonts w:ascii="Times New Roman" w:hAnsi="Times New Roman" w:cs="Times New Roman"/>
            <w:sz w:val="22"/>
            <w:szCs w:val="22"/>
          </w:rPr>
          <w:t>plausible</w:t>
        </w:r>
        <w:r w:rsidR="00752C72" w:rsidRPr="00A40B7C">
          <w:rPr>
            <w:rFonts w:ascii="Times New Roman" w:hAnsi="Times New Roman" w:cs="Times New Roman"/>
            <w:sz w:val="22"/>
            <w:szCs w:val="22"/>
          </w:rPr>
          <w:t xml:space="preserve"> </w:t>
        </w:r>
      </w:ins>
      <w:r w:rsidRPr="00A40B7C">
        <w:rPr>
          <w:rFonts w:ascii="Times New Roman" w:hAnsi="Times New Roman" w:cs="Times New Roman"/>
          <w:sz w:val="22"/>
          <w:szCs w:val="22"/>
        </w:rPr>
        <w:t xml:space="preserve">scenario </w:t>
      </w:r>
      <w:del w:id="119" w:author="Jinyu HE" w:date="2026-02-24T12:27:00Z" w16du:dateUtc="2026-02-24T04:27:00Z">
        <w:r w:rsidRPr="00A40B7C" w:rsidDel="00752C72">
          <w:rPr>
            <w:rFonts w:ascii="Times New Roman" w:hAnsi="Times New Roman" w:cs="Times New Roman"/>
            <w:sz w:val="22"/>
            <w:szCs w:val="22"/>
          </w:rPr>
          <w:delText xml:space="preserve">of </w:delText>
        </w:r>
      </w:del>
      <w:ins w:id="120" w:author="Jinyu HE" w:date="2026-02-24T12:27:00Z" w16du:dateUtc="2026-02-24T04:27:00Z">
        <w:r w:rsidR="00752C72">
          <w:rPr>
            <w:rFonts w:ascii="Times New Roman" w:hAnsi="Times New Roman" w:cs="Times New Roman"/>
            <w:sz w:val="22"/>
            <w:szCs w:val="22"/>
          </w:rPr>
          <w:t>in which</w:t>
        </w:r>
        <w:r w:rsidR="00752C72" w:rsidRPr="00A40B7C">
          <w:rPr>
            <w:rFonts w:ascii="Times New Roman" w:hAnsi="Times New Roman" w:cs="Times New Roman"/>
            <w:sz w:val="22"/>
            <w:szCs w:val="22"/>
          </w:rPr>
          <w:t xml:space="preserve"> </w:t>
        </w:r>
      </w:ins>
      <w:r w:rsidRPr="00A40B7C">
        <w:rPr>
          <w:rFonts w:ascii="Times New Roman" w:hAnsi="Times New Roman" w:cs="Times New Roman"/>
          <w:sz w:val="22"/>
          <w:szCs w:val="22"/>
        </w:rPr>
        <w:t>firms</w:t>
      </w:r>
      <w:del w:id="121" w:author="Jinyu HE" w:date="2026-02-24T12:27:00Z" w16du:dateUtc="2026-02-24T04:27:00Z">
        <w:r w:rsidRPr="00A40B7C" w:rsidDel="00752C72">
          <w:rPr>
            <w:rFonts w:ascii="Times New Roman" w:hAnsi="Times New Roman" w:cs="Times New Roman"/>
            <w:sz w:val="22"/>
            <w:szCs w:val="22"/>
          </w:rPr>
          <w:delText>’</w:delText>
        </w:r>
      </w:del>
      <w:r w:rsidRPr="00A40B7C">
        <w:rPr>
          <w:rFonts w:ascii="Times New Roman" w:hAnsi="Times New Roman" w:cs="Times New Roman"/>
          <w:sz w:val="22"/>
          <w:szCs w:val="22"/>
        </w:rPr>
        <w:t xml:space="preserve"> us</w:t>
      </w:r>
      <w:ins w:id="122" w:author="Jinyu HE" w:date="2026-02-24T12:27:00Z" w16du:dateUtc="2026-02-24T04:27:00Z">
        <w:r w:rsidR="00752C72">
          <w:rPr>
            <w:rFonts w:ascii="Times New Roman" w:hAnsi="Times New Roman" w:cs="Times New Roman"/>
            <w:sz w:val="22"/>
            <w:szCs w:val="22"/>
          </w:rPr>
          <w:t>e</w:t>
        </w:r>
      </w:ins>
      <w:del w:id="123" w:author="Jinyu HE" w:date="2026-02-24T12:27:00Z" w16du:dateUtc="2026-02-24T04:27:00Z">
        <w:r w:rsidRPr="00A40B7C" w:rsidDel="00752C72">
          <w:rPr>
            <w:rFonts w:ascii="Times New Roman" w:hAnsi="Times New Roman" w:cs="Times New Roman"/>
            <w:sz w:val="22"/>
            <w:szCs w:val="22"/>
          </w:rPr>
          <w:delText>ing</w:delText>
        </w:r>
      </w:del>
      <w:r w:rsidRPr="00A40B7C">
        <w:rPr>
          <w:rFonts w:ascii="Times New Roman" w:hAnsi="Times New Roman" w:cs="Times New Roman"/>
          <w:sz w:val="22"/>
          <w:szCs w:val="22"/>
        </w:rPr>
        <w:t xml:space="preserve"> </w:t>
      </w:r>
      <w:r w:rsidR="00FA503B" w:rsidRPr="00A40B7C">
        <w:rPr>
          <w:rFonts w:ascii="Times New Roman" w:hAnsi="Times New Roman" w:cs="Times New Roman"/>
          <w:sz w:val="22"/>
          <w:szCs w:val="22"/>
        </w:rPr>
        <w:t>arti</w:t>
      </w:r>
      <w:r w:rsidR="00A50B67" w:rsidRPr="00A40B7C">
        <w:rPr>
          <w:rFonts w:ascii="Times New Roman" w:hAnsi="Times New Roman" w:cs="Times New Roman"/>
          <w:sz w:val="22"/>
          <w:szCs w:val="22"/>
        </w:rPr>
        <w:t>ficial</w:t>
      </w:r>
      <w:r w:rsidR="00FA503B" w:rsidRPr="00A40B7C">
        <w:rPr>
          <w:rFonts w:ascii="Times New Roman" w:hAnsi="Times New Roman" w:cs="Times New Roman"/>
          <w:sz w:val="22"/>
          <w:szCs w:val="22"/>
        </w:rPr>
        <w:t xml:space="preserve"> </w:t>
      </w:r>
      <w:r w:rsidRPr="00A40B7C">
        <w:rPr>
          <w:rFonts w:ascii="Times New Roman" w:hAnsi="Times New Roman" w:cs="Times New Roman"/>
          <w:sz w:val="22"/>
          <w:szCs w:val="22"/>
        </w:rPr>
        <w:t xml:space="preserve">measures to </w:t>
      </w:r>
      <w:r w:rsidR="00187849" w:rsidRPr="00A40B7C">
        <w:rPr>
          <w:rFonts w:ascii="Times New Roman" w:hAnsi="Times New Roman" w:cs="Times New Roman"/>
          <w:sz w:val="22"/>
          <w:szCs w:val="22"/>
        </w:rPr>
        <w:t xml:space="preserve">appease </w:t>
      </w:r>
      <w:r w:rsidRPr="00A40B7C">
        <w:rPr>
          <w:rFonts w:ascii="Times New Roman" w:hAnsi="Times New Roman" w:cs="Times New Roman"/>
          <w:sz w:val="22"/>
          <w:szCs w:val="22"/>
        </w:rPr>
        <w:t xml:space="preserve">shareholders while committing resources to address </w:t>
      </w:r>
      <w:ins w:id="124" w:author="Jinyu HE" w:date="2026-02-24T12:27:00Z" w16du:dateUtc="2026-02-24T04:27:00Z">
        <w:r w:rsidR="00752C72">
          <w:rPr>
            <w:rFonts w:ascii="Times New Roman" w:hAnsi="Times New Roman" w:cs="Times New Roman"/>
            <w:sz w:val="22"/>
            <w:szCs w:val="22"/>
          </w:rPr>
          <w:t xml:space="preserve">the needs of </w:t>
        </w:r>
      </w:ins>
      <w:r w:rsidRPr="00A40B7C">
        <w:rPr>
          <w:rFonts w:ascii="Times New Roman" w:hAnsi="Times New Roman" w:cs="Times New Roman"/>
          <w:sz w:val="22"/>
          <w:szCs w:val="22"/>
        </w:rPr>
        <w:t>other stakeholders</w:t>
      </w:r>
      <w:del w:id="125" w:author="Jinyu HE" w:date="2026-02-24T12:28:00Z" w16du:dateUtc="2026-02-24T04:28:00Z">
        <w:r w:rsidRPr="00A40B7C" w:rsidDel="00752C72">
          <w:rPr>
            <w:rFonts w:ascii="Times New Roman" w:hAnsi="Times New Roman" w:cs="Times New Roman"/>
            <w:sz w:val="22"/>
            <w:szCs w:val="22"/>
          </w:rPr>
          <w:delText>’ needs</w:delText>
        </w:r>
      </w:del>
      <w:r w:rsidRPr="00A40B7C">
        <w:rPr>
          <w:rFonts w:ascii="Times New Roman" w:hAnsi="Times New Roman" w:cs="Times New Roman"/>
          <w:sz w:val="22"/>
          <w:szCs w:val="22"/>
        </w:rPr>
        <w:t xml:space="preserve">. Investigating whether earnings management is </w:t>
      </w:r>
      <w:del w:id="126" w:author="Jinyu HE" w:date="2026-02-24T12:29:00Z" w16du:dateUtc="2026-02-24T04:29:00Z">
        <w:r w:rsidR="008737EE" w:rsidRPr="00A40B7C" w:rsidDel="00BD19E7">
          <w:rPr>
            <w:rFonts w:ascii="Times New Roman" w:hAnsi="Times New Roman" w:cs="Times New Roman"/>
            <w:sz w:val="22"/>
            <w:szCs w:val="22"/>
          </w:rPr>
          <w:delText xml:space="preserve">driven </w:delText>
        </w:r>
      </w:del>
      <w:ins w:id="127" w:author="Jinyu HE" w:date="2026-02-24T12:29:00Z" w16du:dateUtc="2026-02-24T04:29:00Z">
        <w:r w:rsidR="00BD19E7">
          <w:rPr>
            <w:rFonts w:ascii="Times New Roman" w:hAnsi="Times New Roman" w:cs="Times New Roman"/>
            <w:sz w:val="22"/>
            <w:szCs w:val="22"/>
          </w:rPr>
          <w:t>motivated</w:t>
        </w:r>
        <w:r w:rsidR="00BD19E7" w:rsidRPr="00A40B7C">
          <w:rPr>
            <w:rFonts w:ascii="Times New Roman" w:hAnsi="Times New Roman" w:cs="Times New Roman"/>
            <w:sz w:val="22"/>
            <w:szCs w:val="22"/>
          </w:rPr>
          <w:t xml:space="preserve"> </w:t>
        </w:r>
      </w:ins>
      <w:r w:rsidRPr="00A40B7C">
        <w:rPr>
          <w:rFonts w:ascii="Times New Roman" w:hAnsi="Times New Roman" w:cs="Times New Roman"/>
          <w:sz w:val="22"/>
          <w:szCs w:val="22"/>
        </w:rPr>
        <w:t>by firm</w:t>
      </w:r>
      <w:r w:rsidR="00192382" w:rsidRPr="00A40B7C">
        <w:rPr>
          <w:rFonts w:ascii="Times New Roman" w:hAnsi="Times New Roman" w:cs="Times New Roman"/>
          <w:sz w:val="22"/>
          <w:szCs w:val="22"/>
        </w:rPr>
        <w:t>s’</w:t>
      </w:r>
      <w:r w:rsidRPr="00A40B7C">
        <w:rPr>
          <w:rFonts w:ascii="Times New Roman" w:hAnsi="Times New Roman" w:cs="Times New Roman"/>
          <w:sz w:val="22"/>
          <w:szCs w:val="22"/>
        </w:rPr>
        <w:t xml:space="preserve"> efforts to meet other stakeholders’ expectations unveils </w:t>
      </w:r>
      <w:r w:rsidR="001C1031" w:rsidRPr="00A40B7C">
        <w:rPr>
          <w:rFonts w:ascii="Times New Roman" w:hAnsi="Times New Roman" w:cs="Times New Roman"/>
          <w:sz w:val="22"/>
          <w:szCs w:val="22"/>
        </w:rPr>
        <w:t xml:space="preserve">a </w:t>
      </w:r>
      <w:r w:rsidRPr="00A40B7C">
        <w:rPr>
          <w:rFonts w:ascii="Times New Roman" w:hAnsi="Times New Roman" w:cs="Times New Roman"/>
          <w:sz w:val="22"/>
          <w:szCs w:val="22"/>
        </w:rPr>
        <w:t xml:space="preserve">two-way (shareholder </w:t>
      </w:r>
      <w:del w:id="128" w:author="Jinyu HE" w:date="2026-02-24T12:29:00Z" w16du:dateUtc="2026-02-24T04:29:00Z">
        <w:r w:rsidRPr="00A40B7C" w:rsidDel="007F59BA">
          <w:rPr>
            <w:rFonts w:ascii="Times New Roman" w:hAnsi="Times New Roman" w:cs="Times New Roman"/>
            <w:sz w:val="22"/>
            <w:szCs w:val="22"/>
          </w:rPr>
          <w:delText xml:space="preserve">or </w:delText>
        </w:r>
      </w:del>
      <w:ins w:id="129" w:author="Jinyu HE" w:date="2026-02-24T12:29:00Z" w16du:dateUtc="2026-02-24T04:29:00Z">
        <w:r w:rsidR="007F59BA">
          <w:rPr>
            <w:rFonts w:ascii="Times New Roman" w:hAnsi="Times New Roman" w:cs="Times New Roman"/>
            <w:sz w:val="22"/>
            <w:szCs w:val="22"/>
          </w:rPr>
          <w:t>and</w:t>
        </w:r>
        <w:r w:rsidR="007F59BA" w:rsidRPr="00A40B7C">
          <w:rPr>
            <w:rFonts w:ascii="Times New Roman" w:hAnsi="Times New Roman" w:cs="Times New Roman"/>
            <w:sz w:val="22"/>
            <w:szCs w:val="22"/>
          </w:rPr>
          <w:t xml:space="preserve"> </w:t>
        </w:r>
      </w:ins>
      <w:r w:rsidRPr="00A40B7C">
        <w:rPr>
          <w:rFonts w:ascii="Times New Roman" w:hAnsi="Times New Roman" w:cs="Times New Roman"/>
          <w:sz w:val="22"/>
          <w:szCs w:val="22"/>
        </w:rPr>
        <w:t xml:space="preserve">stakeholder) rather than </w:t>
      </w:r>
      <w:r w:rsidR="00A97C41" w:rsidRPr="00A40B7C">
        <w:rPr>
          <w:rFonts w:ascii="Times New Roman" w:hAnsi="Times New Roman" w:cs="Times New Roman"/>
          <w:sz w:val="22"/>
          <w:szCs w:val="22"/>
        </w:rPr>
        <w:t xml:space="preserve">a </w:t>
      </w:r>
      <w:r w:rsidRPr="00A40B7C">
        <w:rPr>
          <w:rFonts w:ascii="Times New Roman" w:hAnsi="Times New Roman" w:cs="Times New Roman"/>
          <w:sz w:val="22"/>
          <w:szCs w:val="22"/>
        </w:rPr>
        <w:t xml:space="preserve">one-way (stakeholder only) </w:t>
      </w:r>
      <w:r w:rsidR="008B15F1" w:rsidRPr="00A40B7C">
        <w:rPr>
          <w:rFonts w:ascii="Times New Roman" w:hAnsi="Times New Roman" w:cs="Times New Roman"/>
          <w:sz w:val="22"/>
          <w:szCs w:val="22"/>
        </w:rPr>
        <w:t xml:space="preserve">dynamic </w:t>
      </w:r>
      <w:ins w:id="130" w:author="Jinyu HE" w:date="2026-02-24T12:31:00Z" w16du:dateUtc="2026-02-24T04:31:00Z">
        <w:r w:rsidR="000C064C" w:rsidRPr="000C064C">
          <w:rPr>
            <w:rFonts w:ascii="Times New Roman" w:hAnsi="Times New Roman" w:cs="Times New Roman"/>
            <w:sz w:val="22"/>
            <w:szCs w:val="22"/>
          </w:rPr>
          <w:t>in the manipulative behaviors firms use to manage</w:t>
        </w:r>
        <w:r w:rsidR="000C064C">
          <w:rPr>
            <w:rFonts w:ascii="Times New Roman" w:hAnsi="Times New Roman" w:cs="Times New Roman"/>
            <w:sz w:val="22"/>
            <w:szCs w:val="22"/>
          </w:rPr>
          <w:t xml:space="preserve"> </w:t>
        </w:r>
      </w:ins>
      <w:del w:id="131" w:author="Jinyu HE" w:date="2026-02-24T12:31:00Z" w16du:dateUtc="2026-02-24T04:31:00Z">
        <w:r w:rsidRPr="00A40B7C" w:rsidDel="000C064C">
          <w:rPr>
            <w:rFonts w:ascii="Times New Roman" w:hAnsi="Times New Roman" w:cs="Times New Roman"/>
            <w:sz w:val="22"/>
            <w:szCs w:val="22"/>
          </w:rPr>
          <w:delText xml:space="preserve">in firms’ manipulative behaviors </w:delText>
        </w:r>
        <w:r w:rsidR="002B59DF" w:rsidRPr="00A40B7C" w:rsidDel="000C064C">
          <w:rPr>
            <w:rFonts w:ascii="Times New Roman" w:hAnsi="Times New Roman" w:cs="Times New Roman"/>
            <w:sz w:val="22"/>
            <w:szCs w:val="22"/>
          </w:rPr>
          <w:delText xml:space="preserve">in managing </w:delText>
        </w:r>
        <w:r w:rsidRPr="00A40B7C" w:rsidDel="000C064C">
          <w:rPr>
            <w:rFonts w:ascii="Times New Roman" w:hAnsi="Times New Roman" w:cs="Times New Roman"/>
            <w:sz w:val="22"/>
            <w:szCs w:val="22"/>
          </w:rPr>
          <w:delText xml:space="preserve">the </w:delText>
        </w:r>
      </w:del>
      <w:r w:rsidRPr="00A40B7C">
        <w:rPr>
          <w:rFonts w:ascii="Times New Roman" w:hAnsi="Times New Roman" w:cs="Times New Roman"/>
          <w:sz w:val="22"/>
          <w:szCs w:val="22"/>
        </w:rPr>
        <w:t>shareholder-stakeholder tension</w:t>
      </w:r>
      <w:ins w:id="132" w:author="Jinyu HE" w:date="2026-02-24T12:31:00Z" w16du:dateUtc="2026-02-24T04:31:00Z">
        <w:r w:rsidR="000C064C">
          <w:rPr>
            <w:rFonts w:ascii="Times New Roman" w:hAnsi="Times New Roman" w:cs="Times New Roman"/>
            <w:sz w:val="22"/>
            <w:szCs w:val="22"/>
          </w:rPr>
          <w:t>s</w:t>
        </w:r>
      </w:ins>
      <w:r w:rsidRPr="00A40B7C">
        <w:rPr>
          <w:rFonts w:ascii="Times New Roman" w:hAnsi="Times New Roman" w:cs="Times New Roman"/>
          <w:sz w:val="22"/>
          <w:szCs w:val="22"/>
        </w:rPr>
        <w:t xml:space="preserve">. Second, </w:t>
      </w:r>
      <w:ins w:id="133" w:author="Jinyu HE" w:date="2026-02-24T12:32:00Z" w16du:dateUtc="2026-02-24T04:32:00Z">
        <w:r w:rsidR="004A10C1">
          <w:rPr>
            <w:rFonts w:ascii="Times New Roman" w:hAnsi="Times New Roman" w:cs="Times New Roman"/>
            <w:sz w:val="22"/>
            <w:szCs w:val="22"/>
          </w:rPr>
          <w:t xml:space="preserve">although </w:t>
        </w:r>
      </w:ins>
      <w:r w:rsidRPr="00A40B7C">
        <w:rPr>
          <w:rFonts w:ascii="Times New Roman" w:hAnsi="Times New Roman" w:cs="Times New Roman"/>
          <w:sz w:val="22"/>
          <w:szCs w:val="22"/>
        </w:rPr>
        <w:t xml:space="preserve">some scholars have begun to explore how firms </w:t>
      </w:r>
      <w:del w:id="134" w:author="Jinyu HE" w:date="2026-02-24T12:34:00Z" w16du:dateUtc="2026-02-24T04:34:00Z">
        <w:r w:rsidRPr="00A40B7C" w:rsidDel="0009396C">
          <w:rPr>
            <w:rFonts w:ascii="Times New Roman" w:hAnsi="Times New Roman" w:cs="Times New Roman"/>
            <w:sz w:val="22"/>
            <w:szCs w:val="22"/>
          </w:rPr>
          <w:delText xml:space="preserve">use </w:delText>
        </w:r>
      </w:del>
      <w:ins w:id="135" w:author="Jinyu HE" w:date="2026-02-24T12:34:00Z" w16du:dateUtc="2026-02-24T04:34:00Z">
        <w:r w:rsidR="0009396C">
          <w:rPr>
            <w:rFonts w:ascii="Times New Roman" w:hAnsi="Times New Roman" w:cs="Times New Roman"/>
            <w:sz w:val="22"/>
            <w:szCs w:val="22"/>
          </w:rPr>
          <w:t>deploy</w:t>
        </w:r>
        <w:r w:rsidR="0009396C" w:rsidRPr="00A40B7C">
          <w:rPr>
            <w:rFonts w:ascii="Times New Roman" w:hAnsi="Times New Roman" w:cs="Times New Roman"/>
            <w:sz w:val="22"/>
            <w:szCs w:val="22"/>
          </w:rPr>
          <w:t xml:space="preserve"> </w:t>
        </w:r>
      </w:ins>
      <w:r w:rsidRPr="00A40B7C">
        <w:rPr>
          <w:rFonts w:ascii="Times New Roman" w:hAnsi="Times New Roman" w:cs="Times New Roman"/>
          <w:sz w:val="22"/>
          <w:szCs w:val="22"/>
        </w:rPr>
        <w:t xml:space="preserve">different strategies across stakeholder groups with conflicting </w:t>
      </w:r>
      <w:del w:id="136" w:author="Jinyu HE" w:date="2026-02-24T12:34:00Z" w16du:dateUtc="2026-02-24T04:34:00Z">
        <w:r w:rsidRPr="00A40B7C" w:rsidDel="0009396C">
          <w:rPr>
            <w:rFonts w:ascii="Times New Roman" w:hAnsi="Times New Roman" w:cs="Times New Roman"/>
            <w:sz w:val="22"/>
            <w:szCs w:val="22"/>
          </w:rPr>
          <w:delText>needs</w:delText>
        </w:r>
      </w:del>
      <w:ins w:id="137" w:author="Jinyu HE" w:date="2026-02-24T12:34:00Z" w16du:dateUtc="2026-02-24T04:34:00Z">
        <w:r w:rsidR="0009396C">
          <w:rPr>
            <w:rFonts w:ascii="Times New Roman" w:hAnsi="Times New Roman" w:cs="Times New Roman"/>
            <w:sz w:val="22"/>
            <w:szCs w:val="22"/>
          </w:rPr>
          <w:t>demands</w:t>
        </w:r>
      </w:ins>
      <w:r w:rsidRPr="00A40B7C">
        <w:rPr>
          <w:rFonts w:ascii="Times New Roman" w:hAnsi="Times New Roman" w:cs="Times New Roman"/>
          <w:sz w:val="22"/>
          <w:szCs w:val="22"/>
        </w:rPr>
        <w:t xml:space="preserve">, </w:t>
      </w:r>
      <w:del w:id="138" w:author="Jinyu HE" w:date="2026-02-24T12:32:00Z" w16du:dateUtc="2026-02-24T04:32:00Z">
        <w:r w:rsidRPr="00A40B7C" w:rsidDel="004A10C1">
          <w:rPr>
            <w:rFonts w:ascii="Times New Roman" w:hAnsi="Times New Roman" w:cs="Times New Roman"/>
            <w:sz w:val="22"/>
            <w:szCs w:val="22"/>
          </w:rPr>
          <w:delText xml:space="preserve">yet </w:delText>
        </w:r>
      </w:del>
      <w:r w:rsidRPr="00A40B7C">
        <w:rPr>
          <w:rFonts w:ascii="Times New Roman" w:hAnsi="Times New Roman" w:cs="Times New Roman"/>
          <w:sz w:val="22"/>
          <w:szCs w:val="22"/>
        </w:rPr>
        <w:t xml:space="preserve">they </w:t>
      </w:r>
      <w:del w:id="139" w:author="Jinyu HE" w:date="2026-02-24T12:23:00Z" w16du:dateUtc="2026-02-24T04:23:00Z">
        <w:r w:rsidR="0096553B" w:rsidRPr="00A40B7C" w:rsidDel="00AA1871">
          <w:rPr>
            <w:rFonts w:ascii="Times New Roman" w:hAnsi="Times New Roman" w:cs="Times New Roman"/>
            <w:sz w:val="22"/>
            <w:szCs w:val="22"/>
          </w:rPr>
          <w:delText>often</w:delText>
        </w:r>
        <w:r w:rsidRPr="00A40B7C" w:rsidDel="00AA1871">
          <w:rPr>
            <w:rFonts w:ascii="Times New Roman" w:hAnsi="Times New Roman" w:cs="Times New Roman"/>
            <w:sz w:val="22"/>
            <w:szCs w:val="22"/>
          </w:rPr>
          <w:delText xml:space="preserve"> </w:delText>
        </w:r>
      </w:del>
      <w:ins w:id="140" w:author="Jinyu HE" w:date="2026-02-24T12:23:00Z" w16du:dateUtc="2026-02-24T04:23:00Z">
        <w:r w:rsidR="00AA1871">
          <w:rPr>
            <w:rFonts w:ascii="Times New Roman" w:hAnsi="Times New Roman" w:cs="Times New Roman"/>
            <w:sz w:val="22"/>
            <w:szCs w:val="22"/>
          </w:rPr>
          <w:t>tend to</w:t>
        </w:r>
        <w:r w:rsidR="00AA1871" w:rsidRPr="00A40B7C">
          <w:rPr>
            <w:rFonts w:ascii="Times New Roman" w:hAnsi="Times New Roman" w:cs="Times New Roman"/>
            <w:sz w:val="22"/>
            <w:szCs w:val="22"/>
          </w:rPr>
          <w:t xml:space="preserve"> </w:t>
        </w:r>
      </w:ins>
      <w:r w:rsidRPr="00A40B7C">
        <w:rPr>
          <w:rFonts w:ascii="Times New Roman" w:hAnsi="Times New Roman" w:cs="Times New Roman"/>
          <w:sz w:val="22"/>
          <w:szCs w:val="22"/>
        </w:rPr>
        <w:t xml:space="preserve">overlook an apparent instrument that firms </w:t>
      </w:r>
      <w:ins w:id="141" w:author="Jinyu HE" w:date="2026-02-24T12:34:00Z" w16du:dateUtc="2026-02-24T04:34:00Z">
        <w:r w:rsidR="006E1981" w:rsidRPr="006E1981">
          <w:rPr>
            <w:rFonts w:ascii="Times New Roman" w:hAnsi="Times New Roman" w:cs="Times New Roman"/>
            <w:sz w:val="22"/>
            <w:szCs w:val="22"/>
          </w:rPr>
          <w:t>commonly use to manage</w:t>
        </w:r>
        <w:r w:rsidR="006E1981">
          <w:rPr>
            <w:rFonts w:ascii="Times New Roman" w:hAnsi="Times New Roman" w:cs="Times New Roman"/>
            <w:sz w:val="22"/>
            <w:szCs w:val="22"/>
          </w:rPr>
          <w:t xml:space="preserve"> </w:t>
        </w:r>
      </w:ins>
      <w:del w:id="142" w:author="Jinyu HE" w:date="2026-02-24T12:34:00Z" w16du:dateUtc="2026-02-24T04:34:00Z">
        <w:r w:rsidRPr="00A40B7C" w:rsidDel="006E1981">
          <w:rPr>
            <w:rFonts w:ascii="Times New Roman" w:hAnsi="Times New Roman" w:cs="Times New Roman"/>
            <w:sz w:val="22"/>
            <w:szCs w:val="22"/>
          </w:rPr>
          <w:delText xml:space="preserve">usually deploy to cope with </w:delText>
        </w:r>
      </w:del>
      <w:r w:rsidRPr="00A40B7C">
        <w:rPr>
          <w:rFonts w:ascii="Times New Roman" w:hAnsi="Times New Roman" w:cs="Times New Roman"/>
          <w:sz w:val="22"/>
          <w:szCs w:val="22"/>
        </w:rPr>
        <w:t xml:space="preserve">pressures from shareholders—earnings management. For </w:t>
      </w:r>
      <w:r w:rsidR="00A953C1" w:rsidRPr="00A40B7C">
        <w:rPr>
          <w:rFonts w:ascii="Times New Roman" w:hAnsi="Times New Roman" w:cs="Times New Roman"/>
          <w:sz w:val="22"/>
          <w:szCs w:val="22"/>
        </w:rPr>
        <w:t>instance</w:t>
      </w:r>
      <w:r w:rsidRPr="00A40B7C">
        <w:rPr>
          <w:rFonts w:ascii="Times New Roman" w:hAnsi="Times New Roman" w:cs="Times New Roman"/>
          <w:sz w:val="22"/>
          <w:szCs w:val="22"/>
        </w:rPr>
        <w:t xml:space="preserve">, </w:t>
      </w:r>
      <w:ins w:id="143" w:author="Jinyu HE" w:date="2026-02-24T12:31:00Z" w16du:dateUtc="2026-02-24T04:31:00Z">
        <w:r w:rsidR="00C64A06">
          <w:rPr>
            <w:rFonts w:ascii="Times New Roman" w:hAnsi="Times New Roman" w:cs="Times New Roman"/>
            <w:sz w:val="22"/>
            <w:szCs w:val="22"/>
          </w:rPr>
          <w:t xml:space="preserve">Wang </w:t>
        </w:r>
      </w:ins>
      <w:ins w:id="144" w:author="Jinyu HE" w:date="2026-02-24T12:32:00Z" w16du:dateUtc="2026-02-24T04:32:00Z">
        <w:r w:rsidR="00C64A06">
          <w:rPr>
            <w:rFonts w:ascii="Times New Roman" w:hAnsi="Times New Roman" w:cs="Times New Roman"/>
            <w:sz w:val="22"/>
            <w:szCs w:val="22"/>
          </w:rPr>
          <w:t>e</w:t>
        </w:r>
      </w:ins>
      <w:ins w:id="145" w:author="Jinyu HE" w:date="2026-02-24T12:31:00Z" w16du:dateUtc="2026-02-24T04:31:00Z">
        <w:r w:rsidR="00C64A06">
          <w:rPr>
            <w:rFonts w:ascii="Times New Roman" w:hAnsi="Times New Roman" w:cs="Times New Roman"/>
            <w:sz w:val="22"/>
            <w:szCs w:val="22"/>
          </w:rPr>
          <w:t xml:space="preserve">t </w:t>
        </w:r>
      </w:ins>
      <w:ins w:id="146" w:author="Jinyu HE" w:date="2026-02-24T12:32:00Z" w16du:dateUtc="2026-02-24T04:32:00Z">
        <w:r w:rsidR="00C64A06">
          <w:rPr>
            <w:rFonts w:ascii="Times New Roman" w:hAnsi="Times New Roman" w:cs="Times New Roman"/>
            <w:sz w:val="22"/>
            <w:szCs w:val="22"/>
          </w:rPr>
          <w:t xml:space="preserve">al. </w:t>
        </w:r>
      </w:ins>
      <w:r w:rsidR="00A74F1C" w:rsidRPr="00A40B7C">
        <w:rPr>
          <w:rFonts w:ascii="Times New Roman" w:hAnsi="Times New Roman" w:cs="Times New Roman"/>
          <w:sz w:val="22"/>
          <w:szCs w:val="22"/>
        </w:rPr>
        <w:t>(</w:t>
      </w:r>
      <w:del w:id="147" w:author="Jinyu HE" w:date="2026-02-24T12:32:00Z" w16du:dateUtc="2026-02-24T04:32:00Z">
        <w:r w:rsidR="00A74F1C" w:rsidRPr="00A40B7C" w:rsidDel="00C64A06">
          <w:rPr>
            <w:rFonts w:ascii="Times New Roman" w:hAnsi="Times New Roman" w:cs="Times New Roman"/>
            <w:sz w:val="22"/>
            <w:szCs w:val="22"/>
          </w:rPr>
          <w:delText xml:space="preserve">Wang, Jia, &amp; Zhang, </w:delText>
        </w:r>
      </w:del>
      <w:r w:rsidR="00A74F1C" w:rsidRPr="00A40B7C">
        <w:rPr>
          <w:rFonts w:ascii="Times New Roman" w:hAnsi="Times New Roman" w:cs="Times New Roman"/>
          <w:sz w:val="22"/>
          <w:szCs w:val="22"/>
        </w:rPr>
        <w:t>2021)</w:t>
      </w:r>
      <w:r w:rsidRPr="00A40B7C">
        <w:rPr>
          <w:rFonts w:ascii="Times New Roman" w:hAnsi="Times New Roman" w:cs="Times New Roman"/>
          <w:sz w:val="22"/>
          <w:szCs w:val="22"/>
        </w:rPr>
        <w:t xml:space="preserve"> find that firms are likely to </w:t>
      </w:r>
      <w:r w:rsidR="00042070" w:rsidRPr="00A40B7C">
        <w:rPr>
          <w:rFonts w:ascii="Times New Roman" w:hAnsi="Times New Roman" w:cs="Times New Roman"/>
          <w:sz w:val="22"/>
          <w:szCs w:val="22"/>
        </w:rPr>
        <w:t xml:space="preserve">maintain </w:t>
      </w:r>
      <w:r w:rsidRPr="00A40B7C">
        <w:rPr>
          <w:rFonts w:ascii="Times New Roman" w:hAnsi="Times New Roman" w:cs="Times New Roman"/>
          <w:sz w:val="22"/>
          <w:szCs w:val="22"/>
        </w:rPr>
        <w:t xml:space="preserve">‘strategic silence’ about their charitable donations when </w:t>
      </w:r>
      <w:r w:rsidR="00E95DBD" w:rsidRPr="00A40B7C">
        <w:rPr>
          <w:rFonts w:ascii="Times New Roman" w:hAnsi="Times New Roman" w:cs="Times New Roman"/>
          <w:sz w:val="22"/>
          <w:szCs w:val="22"/>
        </w:rPr>
        <w:t xml:space="preserve">they </w:t>
      </w:r>
      <w:r w:rsidRPr="00A40B7C">
        <w:rPr>
          <w:rFonts w:ascii="Times New Roman" w:hAnsi="Times New Roman" w:cs="Times New Roman"/>
          <w:sz w:val="22"/>
          <w:szCs w:val="22"/>
        </w:rPr>
        <w:t xml:space="preserve">fear investor dissatisfaction. </w:t>
      </w:r>
      <w:del w:id="148" w:author="Jinyu HE" w:date="2026-02-24T12:36:00Z" w16du:dateUtc="2026-02-24T04:36:00Z">
        <w:r w:rsidRPr="00A40B7C" w:rsidDel="00C15176">
          <w:rPr>
            <w:rFonts w:ascii="Times New Roman" w:hAnsi="Times New Roman" w:cs="Times New Roman"/>
            <w:sz w:val="22"/>
            <w:szCs w:val="22"/>
          </w:rPr>
          <w:delText>However, the</w:delText>
        </w:r>
      </w:del>
      <w:ins w:id="149" w:author="Jinyu HE" w:date="2026-02-24T12:36:00Z" w16du:dateUtc="2026-02-24T04:36:00Z">
        <w:r w:rsidR="00C15176">
          <w:rPr>
            <w:rFonts w:ascii="Times New Roman" w:hAnsi="Times New Roman" w:cs="Times New Roman"/>
            <w:sz w:val="22"/>
            <w:szCs w:val="22"/>
          </w:rPr>
          <w:t>The</w:t>
        </w:r>
      </w:ins>
      <w:r w:rsidRPr="00A40B7C">
        <w:rPr>
          <w:rFonts w:ascii="Times New Roman" w:hAnsi="Times New Roman" w:cs="Times New Roman"/>
          <w:sz w:val="22"/>
          <w:szCs w:val="22"/>
        </w:rPr>
        <w:t xml:space="preserve"> authors</w:t>
      </w:r>
      <w:ins w:id="150" w:author="Jinyu HE" w:date="2026-02-24T12:36:00Z" w16du:dateUtc="2026-02-24T04:36:00Z">
        <w:r w:rsidR="00C15176">
          <w:rPr>
            <w:rFonts w:ascii="Times New Roman" w:hAnsi="Times New Roman" w:cs="Times New Roman"/>
            <w:sz w:val="22"/>
            <w:szCs w:val="22"/>
          </w:rPr>
          <w:t>, however,</w:t>
        </w:r>
      </w:ins>
      <w:r w:rsidRPr="00A40B7C">
        <w:rPr>
          <w:rFonts w:ascii="Times New Roman" w:hAnsi="Times New Roman" w:cs="Times New Roman"/>
          <w:sz w:val="22"/>
          <w:szCs w:val="22"/>
        </w:rPr>
        <w:t xml:space="preserve"> </w:t>
      </w:r>
      <w:r w:rsidR="004612EB" w:rsidRPr="00A40B7C">
        <w:rPr>
          <w:rFonts w:ascii="Times New Roman" w:hAnsi="Times New Roman" w:cs="Times New Roman"/>
          <w:sz w:val="22"/>
          <w:szCs w:val="22"/>
        </w:rPr>
        <w:t>did not</w:t>
      </w:r>
      <w:r w:rsidRPr="00A40B7C">
        <w:rPr>
          <w:rFonts w:ascii="Times New Roman" w:hAnsi="Times New Roman" w:cs="Times New Roman"/>
          <w:sz w:val="22"/>
          <w:szCs w:val="22"/>
        </w:rPr>
        <w:t xml:space="preserve"> </w:t>
      </w:r>
      <w:r w:rsidR="004B41B2" w:rsidRPr="00A40B7C">
        <w:rPr>
          <w:rFonts w:ascii="Times New Roman" w:hAnsi="Times New Roman" w:cs="Times New Roman"/>
          <w:sz w:val="22"/>
          <w:szCs w:val="22"/>
        </w:rPr>
        <w:t>extend</w:t>
      </w:r>
      <w:r w:rsidRPr="00A40B7C">
        <w:rPr>
          <w:rFonts w:ascii="Times New Roman" w:hAnsi="Times New Roman" w:cs="Times New Roman"/>
          <w:sz w:val="22"/>
          <w:szCs w:val="22"/>
        </w:rPr>
        <w:t xml:space="preserve"> their discussion to other conventional </w:t>
      </w:r>
      <w:del w:id="151" w:author="Jinyu HE" w:date="2026-02-24T12:36:00Z" w16du:dateUtc="2026-02-24T04:36:00Z">
        <w:r w:rsidR="00670418" w:rsidRPr="00A40B7C" w:rsidDel="00244919">
          <w:rPr>
            <w:rFonts w:ascii="Times New Roman" w:hAnsi="Times New Roman" w:cs="Times New Roman"/>
            <w:sz w:val="22"/>
            <w:szCs w:val="22"/>
          </w:rPr>
          <w:delText xml:space="preserve">strategies </w:delText>
        </w:r>
      </w:del>
      <w:ins w:id="152" w:author="Jinyu HE" w:date="2026-02-24T12:36:00Z" w16du:dateUtc="2026-02-24T04:36:00Z">
        <w:r w:rsidR="00244919">
          <w:rPr>
            <w:rFonts w:ascii="Times New Roman" w:hAnsi="Times New Roman" w:cs="Times New Roman"/>
            <w:sz w:val="22"/>
            <w:szCs w:val="22"/>
          </w:rPr>
          <w:t>tactics</w:t>
        </w:r>
        <w:r w:rsidR="00244919" w:rsidRPr="00A40B7C">
          <w:rPr>
            <w:rFonts w:ascii="Times New Roman" w:hAnsi="Times New Roman" w:cs="Times New Roman"/>
            <w:sz w:val="22"/>
            <w:szCs w:val="22"/>
          </w:rPr>
          <w:t xml:space="preserve"> </w:t>
        </w:r>
      </w:ins>
      <w:r w:rsidRPr="00A40B7C">
        <w:rPr>
          <w:rFonts w:ascii="Times New Roman" w:hAnsi="Times New Roman" w:cs="Times New Roman"/>
          <w:sz w:val="22"/>
          <w:szCs w:val="22"/>
        </w:rPr>
        <w:t xml:space="preserve">for “managing” </w:t>
      </w:r>
      <w:del w:id="153" w:author="Jinyu HE" w:date="2026-02-24T12:36:00Z" w16du:dateUtc="2026-02-24T04:36:00Z">
        <w:r w:rsidRPr="00A40B7C" w:rsidDel="00244919">
          <w:rPr>
            <w:rFonts w:ascii="Times New Roman" w:hAnsi="Times New Roman" w:cs="Times New Roman"/>
            <w:sz w:val="22"/>
            <w:szCs w:val="22"/>
          </w:rPr>
          <w:delText xml:space="preserve">relations with </w:delText>
        </w:r>
      </w:del>
      <w:r w:rsidRPr="00A40B7C">
        <w:rPr>
          <w:rFonts w:ascii="Times New Roman" w:hAnsi="Times New Roman" w:cs="Times New Roman"/>
          <w:sz w:val="22"/>
          <w:szCs w:val="22"/>
        </w:rPr>
        <w:t>shareholder</w:t>
      </w:r>
      <w:del w:id="154" w:author="Jinyu HE" w:date="2026-02-24T12:37:00Z" w16du:dateUtc="2026-02-24T04:37:00Z">
        <w:r w:rsidRPr="00A40B7C" w:rsidDel="00244919">
          <w:rPr>
            <w:rFonts w:ascii="Times New Roman" w:hAnsi="Times New Roman" w:cs="Times New Roman"/>
            <w:sz w:val="22"/>
            <w:szCs w:val="22"/>
          </w:rPr>
          <w:delText>s</w:delText>
        </w:r>
      </w:del>
      <w:ins w:id="155" w:author="Jinyu HE" w:date="2026-02-24T12:36:00Z" w16du:dateUtc="2026-02-24T04:36:00Z">
        <w:r w:rsidR="00244919" w:rsidRPr="00244919">
          <w:rPr>
            <w:rFonts w:ascii="Times New Roman" w:hAnsi="Times New Roman" w:cs="Times New Roman"/>
            <w:sz w:val="22"/>
            <w:szCs w:val="22"/>
          </w:rPr>
          <w:t xml:space="preserve"> </w:t>
        </w:r>
        <w:r w:rsidR="00244919" w:rsidRPr="00A40B7C">
          <w:rPr>
            <w:rFonts w:ascii="Times New Roman" w:hAnsi="Times New Roman" w:cs="Times New Roman"/>
            <w:sz w:val="22"/>
            <w:szCs w:val="22"/>
          </w:rPr>
          <w:t>relations</w:t>
        </w:r>
      </w:ins>
      <w:r w:rsidR="00275AF3" w:rsidRPr="00A40B7C">
        <w:rPr>
          <w:rFonts w:ascii="Times New Roman" w:hAnsi="Times New Roman" w:cs="Times New Roman"/>
          <w:sz w:val="22"/>
          <w:szCs w:val="22"/>
        </w:rPr>
        <w:t>,</w:t>
      </w:r>
      <w:r w:rsidRPr="00A40B7C">
        <w:rPr>
          <w:rFonts w:ascii="Times New Roman" w:hAnsi="Times New Roman" w:cs="Times New Roman"/>
          <w:sz w:val="22"/>
          <w:szCs w:val="22"/>
        </w:rPr>
        <w:t xml:space="preserve"> such as earnings management. Third, it </w:t>
      </w:r>
      <w:r w:rsidR="00DB6F1B" w:rsidRPr="00A40B7C">
        <w:rPr>
          <w:rFonts w:ascii="Times New Roman" w:hAnsi="Times New Roman" w:cs="Times New Roman"/>
          <w:sz w:val="22"/>
          <w:szCs w:val="22"/>
        </w:rPr>
        <w:t>remains unclear</w:t>
      </w:r>
      <w:r w:rsidRPr="00A40B7C">
        <w:rPr>
          <w:rFonts w:ascii="Times New Roman" w:hAnsi="Times New Roman" w:cs="Times New Roman"/>
          <w:sz w:val="22"/>
          <w:szCs w:val="22"/>
        </w:rPr>
        <w:t xml:space="preserve"> whether the </w:t>
      </w:r>
      <w:del w:id="156" w:author="Jinyu HE" w:date="2026-02-24T12:38:00Z" w16du:dateUtc="2026-02-24T04:38:00Z">
        <w:r w:rsidRPr="00A40B7C" w:rsidDel="00B62132">
          <w:rPr>
            <w:rFonts w:ascii="Times New Roman" w:hAnsi="Times New Roman" w:cs="Times New Roman"/>
            <w:sz w:val="22"/>
            <w:szCs w:val="22"/>
          </w:rPr>
          <w:delText xml:space="preserve">increased </w:delText>
        </w:r>
      </w:del>
      <w:ins w:id="157" w:author="Jinyu HE" w:date="2026-02-24T12:38:00Z" w16du:dateUtc="2026-02-24T04:38:00Z">
        <w:r w:rsidR="00B62132">
          <w:rPr>
            <w:rFonts w:ascii="Times New Roman" w:hAnsi="Times New Roman" w:cs="Times New Roman"/>
            <w:sz w:val="22"/>
            <w:szCs w:val="22"/>
          </w:rPr>
          <w:t>growing</w:t>
        </w:r>
        <w:r w:rsidR="00B62132" w:rsidRPr="00A40B7C">
          <w:rPr>
            <w:rFonts w:ascii="Times New Roman" w:hAnsi="Times New Roman" w:cs="Times New Roman"/>
            <w:sz w:val="22"/>
            <w:szCs w:val="22"/>
          </w:rPr>
          <w:t xml:space="preserve"> </w:t>
        </w:r>
      </w:ins>
      <w:r w:rsidRPr="00A40B7C">
        <w:rPr>
          <w:rFonts w:ascii="Times New Roman" w:hAnsi="Times New Roman" w:cs="Times New Roman"/>
          <w:sz w:val="22"/>
          <w:szCs w:val="22"/>
        </w:rPr>
        <w:t xml:space="preserve">emphasis on ESG </w:t>
      </w:r>
      <w:del w:id="158" w:author="Jinyu HE" w:date="2026-02-24T12:38:00Z" w16du:dateUtc="2026-02-24T04:38:00Z">
        <w:r w:rsidRPr="00A40B7C" w:rsidDel="00B62132">
          <w:rPr>
            <w:rFonts w:ascii="Times New Roman" w:hAnsi="Times New Roman" w:cs="Times New Roman"/>
            <w:sz w:val="22"/>
            <w:szCs w:val="22"/>
          </w:rPr>
          <w:delText>could lead</w:delText>
        </w:r>
      </w:del>
      <w:ins w:id="159" w:author="Jinyu HE" w:date="2026-02-24T12:38:00Z" w16du:dateUtc="2026-02-24T04:38:00Z">
        <w:r w:rsidR="00B62132">
          <w:rPr>
            <w:rFonts w:ascii="Times New Roman" w:hAnsi="Times New Roman" w:cs="Times New Roman"/>
            <w:sz w:val="22"/>
            <w:szCs w:val="22"/>
          </w:rPr>
          <w:t>gives rise</w:t>
        </w:r>
      </w:ins>
      <w:r w:rsidRPr="00A40B7C">
        <w:rPr>
          <w:rFonts w:ascii="Times New Roman" w:hAnsi="Times New Roman" w:cs="Times New Roman"/>
          <w:sz w:val="22"/>
          <w:szCs w:val="22"/>
        </w:rPr>
        <w:t xml:space="preserve"> to an unintended consequence</w:t>
      </w:r>
      <w:ins w:id="160" w:author="Jinyu HE" w:date="2026-02-24T12:39:00Z" w16du:dateUtc="2026-02-24T04:39:00Z">
        <w:r w:rsidR="00DA6FCE">
          <w:rPr>
            <w:rFonts w:ascii="Times New Roman" w:hAnsi="Times New Roman" w:cs="Times New Roman"/>
            <w:sz w:val="22"/>
            <w:szCs w:val="22"/>
          </w:rPr>
          <w:t>:</w:t>
        </w:r>
      </w:ins>
      <w:r w:rsidRPr="00A40B7C">
        <w:rPr>
          <w:rFonts w:ascii="Times New Roman" w:hAnsi="Times New Roman" w:cs="Times New Roman"/>
          <w:sz w:val="22"/>
          <w:szCs w:val="22"/>
        </w:rPr>
        <w:t xml:space="preserve"> </w:t>
      </w:r>
      <w:ins w:id="161" w:author="Jinyu HE" w:date="2026-02-24T12:39:00Z" w16du:dateUtc="2026-02-24T04:39:00Z">
        <w:r w:rsidR="00DA6FCE">
          <w:rPr>
            <w:rFonts w:ascii="Times New Roman" w:hAnsi="Times New Roman" w:cs="Times New Roman"/>
            <w:sz w:val="22"/>
            <w:szCs w:val="22"/>
          </w:rPr>
          <w:t xml:space="preserve">the </w:t>
        </w:r>
      </w:ins>
      <w:r w:rsidRPr="00A40B7C">
        <w:rPr>
          <w:rFonts w:ascii="Times New Roman" w:hAnsi="Times New Roman" w:cs="Times New Roman"/>
          <w:sz w:val="22"/>
          <w:szCs w:val="22"/>
        </w:rPr>
        <w:t xml:space="preserve">of triggering </w:t>
      </w:r>
      <w:del w:id="162" w:author="Jinyu HE" w:date="2026-02-24T12:39:00Z" w16du:dateUtc="2026-02-24T04:39:00Z">
        <w:r w:rsidRPr="00A40B7C" w:rsidDel="00DA6FCE">
          <w:rPr>
            <w:rFonts w:ascii="Times New Roman" w:hAnsi="Times New Roman" w:cs="Times New Roman"/>
            <w:sz w:val="22"/>
            <w:szCs w:val="22"/>
          </w:rPr>
          <w:delText xml:space="preserve">firm </w:delText>
        </w:r>
      </w:del>
      <w:ins w:id="163" w:author="Jinyu HE" w:date="2026-02-24T14:56:00Z" w16du:dateUtc="2026-02-24T06:56:00Z">
        <w:r w:rsidR="00995599">
          <w:rPr>
            <w:rFonts w:ascii="Times New Roman" w:hAnsi="Times New Roman" w:cs="Times New Roman"/>
            <w:sz w:val="22"/>
            <w:szCs w:val="22"/>
          </w:rPr>
          <w:t>corporate</w:t>
        </w:r>
      </w:ins>
      <w:ins w:id="164" w:author="Jinyu HE" w:date="2026-02-24T12:39:00Z" w16du:dateUtc="2026-02-24T04:39:00Z">
        <w:r w:rsidR="00DA6FCE">
          <w:rPr>
            <w:rFonts w:ascii="Times New Roman" w:hAnsi="Times New Roman" w:cs="Times New Roman"/>
            <w:sz w:val="22"/>
            <w:szCs w:val="22"/>
          </w:rPr>
          <w:t xml:space="preserve"> </w:t>
        </w:r>
      </w:ins>
      <w:r w:rsidRPr="00A40B7C">
        <w:rPr>
          <w:rFonts w:ascii="Times New Roman" w:hAnsi="Times New Roman" w:cs="Times New Roman"/>
          <w:sz w:val="22"/>
          <w:szCs w:val="22"/>
        </w:rPr>
        <w:t xml:space="preserve">earnings management. As firms frequently struggle to identify win-win opportunities to simultaneously meet </w:t>
      </w:r>
      <w:ins w:id="165" w:author="Jinyu HE" w:date="2026-02-24T12:40:00Z" w16du:dateUtc="2026-02-24T04:40:00Z">
        <w:r w:rsidR="0083334A">
          <w:rPr>
            <w:rFonts w:ascii="Times New Roman" w:hAnsi="Times New Roman" w:cs="Times New Roman"/>
            <w:sz w:val="22"/>
            <w:szCs w:val="22"/>
          </w:rPr>
          <w:t xml:space="preserve">the demands of </w:t>
        </w:r>
      </w:ins>
      <w:r w:rsidRPr="00A40B7C">
        <w:rPr>
          <w:rFonts w:ascii="Times New Roman" w:hAnsi="Times New Roman" w:cs="Times New Roman"/>
          <w:sz w:val="22"/>
          <w:szCs w:val="22"/>
        </w:rPr>
        <w:t>shareholder</w:t>
      </w:r>
      <w:ins w:id="166" w:author="Jinyu HE" w:date="2026-02-24T12:40:00Z" w16du:dateUtc="2026-02-24T04:40:00Z">
        <w:r w:rsidR="0083334A">
          <w:rPr>
            <w:rFonts w:ascii="Times New Roman" w:hAnsi="Times New Roman" w:cs="Times New Roman"/>
            <w:sz w:val="22"/>
            <w:szCs w:val="22"/>
          </w:rPr>
          <w:t>s</w:t>
        </w:r>
      </w:ins>
      <w:r w:rsidRPr="00A40B7C">
        <w:rPr>
          <w:rFonts w:ascii="Times New Roman" w:hAnsi="Times New Roman" w:cs="Times New Roman"/>
          <w:sz w:val="22"/>
          <w:szCs w:val="22"/>
        </w:rPr>
        <w:t xml:space="preserve"> and </w:t>
      </w:r>
      <w:ins w:id="167" w:author="Jinyu HE" w:date="2026-02-24T12:40:00Z" w16du:dateUtc="2026-02-24T04:40:00Z">
        <w:r w:rsidR="0083334A">
          <w:rPr>
            <w:rFonts w:ascii="Times New Roman" w:hAnsi="Times New Roman" w:cs="Times New Roman"/>
            <w:sz w:val="22"/>
            <w:szCs w:val="22"/>
          </w:rPr>
          <w:t>othe</w:t>
        </w:r>
      </w:ins>
      <w:ins w:id="168" w:author="Jinyu HE" w:date="2026-02-24T12:41:00Z" w16du:dateUtc="2026-02-24T04:41:00Z">
        <w:r w:rsidR="0083334A">
          <w:rPr>
            <w:rFonts w:ascii="Times New Roman" w:hAnsi="Times New Roman" w:cs="Times New Roman"/>
            <w:sz w:val="22"/>
            <w:szCs w:val="22"/>
          </w:rPr>
          <w:t xml:space="preserve">r </w:t>
        </w:r>
      </w:ins>
      <w:r w:rsidRPr="00A40B7C">
        <w:rPr>
          <w:rFonts w:ascii="Times New Roman" w:hAnsi="Times New Roman" w:cs="Times New Roman"/>
          <w:sz w:val="22"/>
          <w:szCs w:val="22"/>
        </w:rPr>
        <w:t xml:space="preserve">stakeholder </w:t>
      </w:r>
      <w:del w:id="169" w:author="Jinyu HE" w:date="2026-02-24T12:41:00Z" w16du:dateUtc="2026-02-24T04:41:00Z">
        <w:r w:rsidRPr="00A40B7C" w:rsidDel="0083334A">
          <w:rPr>
            <w:rFonts w:ascii="Times New Roman" w:hAnsi="Times New Roman" w:cs="Times New Roman"/>
            <w:sz w:val="22"/>
            <w:szCs w:val="22"/>
          </w:rPr>
          <w:delText xml:space="preserve">needs </w:delText>
        </w:r>
      </w:del>
      <w:r w:rsidR="00A74F1C" w:rsidRPr="00A40B7C">
        <w:rPr>
          <w:rFonts w:ascii="Times New Roman" w:hAnsi="Times New Roman" w:cs="Times New Roman"/>
          <w:sz w:val="22"/>
          <w:szCs w:val="22"/>
        </w:rPr>
        <w:t>(Crane, Palazzo, Spence, &amp; Matten, 2014)</w:t>
      </w:r>
      <w:r w:rsidRPr="00A40B7C">
        <w:rPr>
          <w:rFonts w:ascii="Times New Roman" w:hAnsi="Times New Roman" w:cs="Times New Roman"/>
          <w:sz w:val="22"/>
          <w:szCs w:val="22"/>
        </w:rPr>
        <w:t xml:space="preserve">, it is possible </w:t>
      </w:r>
      <w:r w:rsidR="00722279" w:rsidRPr="00A40B7C">
        <w:rPr>
          <w:rFonts w:ascii="Times New Roman" w:hAnsi="Times New Roman" w:cs="Times New Roman"/>
          <w:sz w:val="22"/>
          <w:szCs w:val="22"/>
        </w:rPr>
        <w:t xml:space="preserve">that they resort to </w:t>
      </w:r>
      <w:r w:rsidRPr="00A40B7C">
        <w:rPr>
          <w:rFonts w:ascii="Times New Roman" w:hAnsi="Times New Roman" w:cs="Times New Roman"/>
          <w:sz w:val="22"/>
          <w:szCs w:val="22"/>
        </w:rPr>
        <w:t xml:space="preserve">symbolic or manipulative measures to </w:t>
      </w:r>
      <w:r w:rsidR="00722279" w:rsidRPr="00A40B7C">
        <w:rPr>
          <w:rFonts w:ascii="Times New Roman" w:hAnsi="Times New Roman" w:cs="Times New Roman"/>
          <w:sz w:val="22"/>
          <w:szCs w:val="22"/>
        </w:rPr>
        <w:t xml:space="preserve">appease </w:t>
      </w:r>
      <w:r w:rsidRPr="00A40B7C">
        <w:rPr>
          <w:rFonts w:ascii="Times New Roman" w:hAnsi="Times New Roman" w:cs="Times New Roman"/>
          <w:sz w:val="22"/>
          <w:szCs w:val="22"/>
        </w:rPr>
        <w:t xml:space="preserve">shareholders after </w:t>
      </w:r>
      <w:r w:rsidR="00847215" w:rsidRPr="00A40B7C">
        <w:rPr>
          <w:rFonts w:ascii="Times New Roman" w:hAnsi="Times New Roman" w:cs="Times New Roman"/>
          <w:sz w:val="22"/>
          <w:szCs w:val="22"/>
        </w:rPr>
        <w:t xml:space="preserve">addressing </w:t>
      </w:r>
      <w:r w:rsidRPr="00A40B7C">
        <w:rPr>
          <w:rFonts w:ascii="Times New Roman" w:hAnsi="Times New Roman" w:cs="Times New Roman"/>
          <w:sz w:val="22"/>
          <w:szCs w:val="22"/>
        </w:rPr>
        <w:t xml:space="preserve">the substantive requirements or expectations </w:t>
      </w:r>
      <w:del w:id="170" w:author="Jinyu HE" w:date="2026-02-24T12:41:00Z" w16du:dateUtc="2026-02-24T04:41:00Z">
        <w:r w:rsidRPr="00A40B7C" w:rsidDel="0083334A">
          <w:rPr>
            <w:rFonts w:ascii="Times New Roman" w:hAnsi="Times New Roman" w:cs="Times New Roman"/>
            <w:sz w:val="22"/>
            <w:szCs w:val="22"/>
          </w:rPr>
          <w:delText xml:space="preserve">from </w:delText>
        </w:r>
      </w:del>
      <w:ins w:id="171" w:author="Jinyu HE" w:date="2026-02-24T12:41:00Z" w16du:dateUtc="2026-02-24T04:41:00Z">
        <w:r w:rsidR="0083334A">
          <w:rPr>
            <w:rFonts w:ascii="Times New Roman" w:hAnsi="Times New Roman" w:cs="Times New Roman"/>
            <w:sz w:val="22"/>
            <w:szCs w:val="22"/>
          </w:rPr>
          <w:t>of other</w:t>
        </w:r>
        <w:r w:rsidR="0083334A" w:rsidRPr="00A40B7C">
          <w:rPr>
            <w:rFonts w:ascii="Times New Roman" w:hAnsi="Times New Roman" w:cs="Times New Roman"/>
            <w:sz w:val="22"/>
            <w:szCs w:val="22"/>
          </w:rPr>
          <w:t xml:space="preserve"> </w:t>
        </w:r>
      </w:ins>
      <w:r w:rsidRPr="00A40B7C">
        <w:rPr>
          <w:rFonts w:ascii="Times New Roman" w:hAnsi="Times New Roman" w:cs="Times New Roman"/>
          <w:sz w:val="22"/>
          <w:szCs w:val="22"/>
        </w:rPr>
        <w:t xml:space="preserve">stakeholders. To </w:t>
      </w:r>
      <w:ins w:id="172" w:author="Jinyu HE" w:date="2026-02-24T12:41:00Z" w16du:dateUtc="2026-02-24T04:41:00Z">
        <w:r w:rsidR="00D511B7">
          <w:rPr>
            <w:rFonts w:ascii="Times New Roman" w:hAnsi="Times New Roman" w:cs="Times New Roman"/>
            <w:sz w:val="22"/>
            <w:szCs w:val="22"/>
          </w:rPr>
          <w:t xml:space="preserve">the best of </w:t>
        </w:r>
      </w:ins>
      <w:r w:rsidRPr="00A40B7C">
        <w:rPr>
          <w:rFonts w:ascii="Times New Roman" w:hAnsi="Times New Roman" w:cs="Times New Roman"/>
          <w:sz w:val="22"/>
          <w:szCs w:val="22"/>
        </w:rPr>
        <w:t xml:space="preserve">our </w:t>
      </w:r>
      <w:del w:id="173" w:author="Jinyu HE" w:date="2026-02-24T12:41:00Z" w16du:dateUtc="2026-02-24T04:41:00Z">
        <w:r w:rsidRPr="00A40B7C" w:rsidDel="00D511B7">
          <w:rPr>
            <w:rFonts w:ascii="Times New Roman" w:hAnsi="Times New Roman" w:cs="Times New Roman"/>
            <w:sz w:val="22"/>
            <w:szCs w:val="22"/>
          </w:rPr>
          <w:delText xml:space="preserve">best </w:delText>
        </w:r>
      </w:del>
      <w:r w:rsidRPr="00A40B7C">
        <w:rPr>
          <w:rFonts w:ascii="Times New Roman" w:hAnsi="Times New Roman" w:cs="Times New Roman"/>
          <w:sz w:val="22"/>
          <w:szCs w:val="22"/>
        </w:rPr>
        <w:t xml:space="preserve">knowledge, no research has examined this </w:t>
      </w:r>
      <w:r w:rsidR="00171AD6" w:rsidRPr="00A40B7C">
        <w:rPr>
          <w:rFonts w:ascii="Times New Roman" w:hAnsi="Times New Roman" w:cs="Times New Roman"/>
          <w:sz w:val="22"/>
          <w:szCs w:val="22"/>
        </w:rPr>
        <w:t>possibility</w:t>
      </w:r>
      <w:ins w:id="174" w:author="Jinyu HE" w:date="2026-02-24T12:41:00Z" w16du:dateUtc="2026-02-24T04:41:00Z">
        <w:r w:rsidR="00D511B7">
          <w:rPr>
            <w:rFonts w:ascii="Times New Roman" w:hAnsi="Times New Roman" w:cs="Times New Roman"/>
            <w:sz w:val="22"/>
            <w:szCs w:val="22"/>
          </w:rPr>
          <w:t xml:space="preserve">, and </w:t>
        </w:r>
      </w:ins>
      <w:del w:id="175" w:author="Jinyu HE" w:date="2026-02-24T12:41:00Z" w16du:dateUtc="2026-02-24T04:41:00Z">
        <w:r w:rsidRPr="00A40B7C" w:rsidDel="00EB6349">
          <w:rPr>
            <w:rFonts w:ascii="Times New Roman" w:hAnsi="Times New Roman" w:cs="Times New Roman"/>
            <w:sz w:val="22"/>
            <w:szCs w:val="22"/>
          </w:rPr>
          <w:delText xml:space="preserve">. </w:delText>
        </w:r>
        <w:r w:rsidR="00171AD6" w:rsidRPr="00A40B7C" w:rsidDel="00EB6349">
          <w:rPr>
            <w:rFonts w:ascii="Times New Roman" w:hAnsi="Times New Roman" w:cs="Times New Roman"/>
            <w:sz w:val="22"/>
            <w:szCs w:val="22"/>
          </w:rPr>
          <w:delText>O</w:delText>
        </w:r>
        <w:r w:rsidRPr="00A40B7C" w:rsidDel="00EB6349">
          <w:rPr>
            <w:rFonts w:ascii="Times New Roman" w:hAnsi="Times New Roman" w:cs="Times New Roman"/>
            <w:sz w:val="22"/>
            <w:szCs w:val="22"/>
          </w:rPr>
          <w:delText>ur study</w:delText>
        </w:r>
      </w:del>
      <w:ins w:id="176" w:author="Jinyu HE" w:date="2026-02-24T12:41:00Z" w16du:dateUtc="2026-02-24T04:41:00Z">
        <w:r w:rsidR="00EB6349">
          <w:rPr>
            <w:rFonts w:ascii="Times New Roman" w:hAnsi="Times New Roman" w:cs="Times New Roman"/>
            <w:sz w:val="22"/>
            <w:szCs w:val="22"/>
          </w:rPr>
          <w:t>our</w:t>
        </w:r>
      </w:ins>
      <w:ins w:id="177" w:author="Jinyu HE" w:date="2026-02-24T12:42:00Z" w16du:dateUtc="2026-02-24T04:42:00Z">
        <w:r w:rsidR="00EB6349">
          <w:rPr>
            <w:rFonts w:ascii="Times New Roman" w:hAnsi="Times New Roman" w:cs="Times New Roman"/>
            <w:sz w:val="22"/>
            <w:szCs w:val="22"/>
          </w:rPr>
          <w:t xml:space="preserve"> study</w:t>
        </w:r>
      </w:ins>
      <w:r w:rsidRPr="00A40B7C">
        <w:rPr>
          <w:rFonts w:ascii="Times New Roman" w:hAnsi="Times New Roman" w:cs="Times New Roman"/>
          <w:sz w:val="22"/>
          <w:szCs w:val="22"/>
        </w:rPr>
        <w:t xml:space="preserve"> </w:t>
      </w:r>
      <w:del w:id="178" w:author="Jinyu HE" w:date="2026-02-24T12:42:00Z" w16du:dateUtc="2026-02-24T04:42:00Z">
        <w:r w:rsidR="00541081" w:rsidRPr="00A40B7C" w:rsidDel="00EB6349">
          <w:rPr>
            <w:rFonts w:ascii="Times New Roman" w:hAnsi="Times New Roman" w:cs="Times New Roman"/>
            <w:sz w:val="22"/>
            <w:szCs w:val="22"/>
          </w:rPr>
          <w:delText xml:space="preserve">aims </w:delText>
        </w:r>
      </w:del>
      <w:ins w:id="179" w:author="Jinyu HE" w:date="2026-02-24T12:42:00Z" w16du:dateUtc="2026-02-24T04:42:00Z">
        <w:r w:rsidR="00EB6349">
          <w:rPr>
            <w:rFonts w:ascii="Times New Roman" w:hAnsi="Times New Roman" w:cs="Times New Roman"/>
            <w:sz w:val="22"/>
            <w:szCs w:val="22"/>
          </w:rPr>
          <w:t>seeks</w:t>
        </w:r>
        <w:r w:rsidR="00EB6349" w:rsidRPr="00A40B7C">
          <w:rPr>
            <w:rFonts w:ascii="Times New Roman" w:hAnsi="Times New Roman" w:cs="Times New Roman"/>
            <w:sz w:val="22"/>
            <w:szCs w:val="22"/>
          </w:rPr>
          <w:t xml:space="preserve"> </w:t>
        </w:r>
      </w:ins>
      <w:r w:rsidRPr="00A40B7C">
        <w:rPr>
          <w:rFonts w:ascii="Times New Roman" w:hAnsi="Times New Roman" w:cs="Times New Roman"/>
          <w:sz w:val="22"/>
          <w:szCs w:val="22"/>
        </w:rPr>
        <w:t xml:space="preserve">to fill this </w:t>
      </w:r>
      <w:r w:rsidR="00541081" w:rsidRPr="00A40B7C">
        <w:rPr>
          <w:rFonts w:ascii="Times New Roman" w:hAnsi="Times New Roman" w:cs="Times New Roman"/>
          <w:sz w:val="22"/>
          <w:szCs w:val="22"/>
        </w:rPr>
        <w:t>gap</w:t>
      </w:r>
      <w:r w:rsidRPr="00A40B7C">
        <w:rPr>
          <w:rFonts w:ascii="Times New Roman" w:hAnsi="Times New Roman" w:cs="Times New Roman"/>
          <w:sz w:val="22"/>
          <w:szCs w:val="22"/>
        </w:rPr>
        <w:t>.</w:t>
      </w:r>
      <w:r w:rsidR="004B41B2" w:rsidRPr="00A40B7C">
        <w:rPr>
          <w:rFonts w:ascii="Times New Roman" w:hAnsi="Times New Roman" w:cs="Times New Roman" w:hint="eastAsia"/>
          <w:sz w:val="22"/>
          <w:szCs w:val="22"/>
        </w:rPr>
        <w:t xml:space="preserve"> </w:t>
      </w:r>
    </w:p>
    <w:p w14:paraId="34344580" w14:textId="66636D33" w:rsidR="00E1250B" w:rsidRDefault="00B165E3" w:rsidP="00EA39B8">
      <w:pPr>
        <w:ind w:firstLine="567"/>
        <w:jc w:val="both"/>
        <w:rPr>
          <w:rFonts w:ascii="Times New Roman" w:hAnsi="Times New Roman" w:cs="Times New Roman"/>
          <w:sz w:val="22"/>
          <w:szCs w:val="22"/>
        </w:rPr>
      </w:pPr>
      <w:del w:id="180" w:author="Jinyu HE" w:date="2026-02-24T15:15:00Z" w16du:dateUtc="2026-02-24T07:15:00Z">
        <w:r w:rsidDel="00C510D7">
          <w:rPr>
            <w:rFonts w:ascii="Times New Roman" w:hAnsi="Times New Roman" w:cs="Times New Roman"/>
            <w:sz w:val="22"/>
            <w:szCs w:val="22"/>
          </w:rPr>
          <w:delText>In light</w:delText>
        </w:r>
        <w:r w:rsidR="003C6444" w:rsidDel="00C510D7">
          <w:rPr>
            <w:rFonts w:ascii="Times New Roman" w:hAnsi="Times New Roman" w:cs="Times New Roman" w:hint="eastAsia"/>
            <w:sz w:val="22"/>
            <w:szCs w:val="22"/>
          </w:rPr>
          <w:delText xml:space="preserve"> of</w:delText>
        </w:r>
      </w:del>
      <w:ins w:id="181" w:author="Jinyu HE" w:date="2026-02-24T15:15:00Z" w16du:dateUtc="2026-02-24T07:15:00Z">
        <w:r w:rsidR="00C510D7">
          <w:rPr>
            <w:rFonts w:ascii="Times New Roman" w:hAnsi="Times New Roman" w:cs="Times New Roman"/>
            <w:sz w:val="22"/>
            <w:szCs w:val="22"/>
          </w:rPr>
          <w:t>Drawing on</w:t>
        </w:r>
      </w:ins>
      <w:r w:rsidR="00447190" w:rsidRPr="00A40B7C">
        <w:rPr>
          <w:rFonts w:ascii="Times New Roman" w:hAnsi="Times New Roman" w:cs="Times New Roman"/>
          <w:sz w:val="22"/>
          <w:szCs w:val="22"/>
        </w:rPr>
        <w:t xml:space="preserve"> moral licensing </w:t>
      </w:r>
      <w:r w:rsidR="00AD58C2" w:rsidRPr="00A40B7C">
        <w:rPr>
          <w:rFonts w:ascii="Times New Roman" w:hAnsi="Times New Roman" w:cs="Times New Roman"/>
          <w:sz w:val="22"/>
          <w:szCs w:val="22"/>
        </w:rPr>
        <w:t xml:space="preserve">theory </w:t>
      </w:r>
      <w:r w:rsidR="00A74F1C" w:rsidRPr="00A40B7C">
        <w:rPr>
          <w:rFonts w:ascii="Times New Roman" w:hAnsi="Times New Roman" w:cs="Times New Roman"/>
          <w:sz w:val="22"/>
          <w:szCs w:val="22"/>
        </w:rPr>
        <w:t>(Effron &amp; Monin, 2010; Merritt, Effron, &amp; Monin, 2010)</w:t>
      </w:r>
      <w:r w:rsidR="00447190" w:rsidRPr="00A40B7C">
        <w:rPr>
          <w:rFonts w:ascii="Times New Roman" w:hAnsi="Times New Roman" w:cs="Times New Roman"/>
          <w:sz w:val="22"/>
          <w:szCs w:val="22"/>
        </w:rPr>
        <w:t xml:space="preserve">, we propose that firms are </w:t>
      </w:r>
      <w:r w:rsidR="00283197" w:rsidRPr="00A40B7C">
        <w:rPr>
          <w:rFonts w:ascii="Times New Roman" w:hAnsi="Times New Roman" w:cs="Times New Roman"/>
          <w:sz w:val="22"/>
          <w:szCs w:val="22"/>
        </w:rPr>
        <w:t xml:space="preserve">more </w:t>
      </w:r>
      <w:r w:rsidR="00447190" w:rsidRPr="00A40B7C">
        <w:rPr>
          <w:rFonts w:ascii="Times New Roman" w:hAnsi="Times New Roman" w:cs="Times New Roman"/>
          <w:sz w:val="22"/>
          <w:szCs w:val="22"/>
        </w:rPr>
        <w:t xml:space="preserve">likely to engage in </w:t>
      </w:r>
      <w:del w:id="182" w:author="Jinyu HE" w:date="2026-02-24T14:56:00Z" w16du:dateUtc="2026-02-24T06:56:00Z">
        <w:r w:rsidR="0031790A" w:rsidRPr="00A40B7C" w:rsidDel="00F25C1C">
          <w:rPr>
            <w:rFonts w:ascii="Times New Roman" w:hAnsi="Times New Roman" w:cs="Times New Roman"/>
            <w:sz w:val="22"/>
            <w:szCs w:val="22"/>
          </w:rPr>
          <w:delText xml:space="preserve">manipulative </w:delText>
        </w:r>
        <w:r w:rsidR="00447190" w:rsidRPr="00A40B7C" w:rsidDel="00F25C1C">
          <w:rPr>
            <w:rFonts w:ascii="Times New Roman" w:hAnsi="Times New Roman" w:cs="Times New Roman"/>
            <w:sz w:val="22"/>
            <w:szCs w:val="22"/>
          </w:rPr>
          <w:delText xml:space="preserve">behaviors </w:delText>
        </w:r>
        <w:r w:rsidR="00D939DD" w:rsidRPr="00A40B7C" w:rsidDel="00F25C1C">
          <w:rPr>
            <w:rFonts w:ascii="Times New Roman" w:hAnsi="Times New Roman" w:cs="Times New Roman"/>
            <w:sz w:val="22"/>
            <w:szCs w:val="22"/>
          </w:rPr>
          <w:delText xml:space="preserve">such as </w:delText>
        </w:r>
      </w:del>
      <w:r w:rsidR="00447190" w:rsidRPr="00A40B7C">
        <w:rPr>
          <w:rFonts w:ascii="Times New Roman" w:hAnsi="Times New Roman" w:cs="Times New Roman"/>
          <w:sz w:val="22"/>
          <w:szCs w:val="22"/>
        </w:rPr>
        <w:t xml:space="preserve">earnings management to </w:t>
      </w:r>
      <w:r w:rsidR="0065403F" w:rsidRPr="00A40B7C">
        <w:rPr>
          <w:rFonts w:ascii="Times New Roman" w:hAnsi="Times New Roman" w:cs="Times New Roman"/>
          <w:sz w:val="22"/>
          <w:szCs w:val="22"/>
        </w:rPr>
        <w:t xml:space="preserve">appease </w:t>
      </w:r>
      <w:r w:rsidR="00447190" w:rsidRPr="00A40B7C">
        <w:rPr>
          <w:rFonts w:ascii="Times New Roman" w:hAnsi="Times New Roman" w:cs="Times New Roman"/>
          <w:sz w:val="22"/>
          <w:szCs w:val="22"/>
        </w:rPr>
        <w:t xml:space="preserve">shareholders when </w:t>
      </w:r>
      <w:r w:rsidR="00F55B49" w:rsidRPr="00A40B7C">
        <w:rPr>
          <w:rFonts w:ascii="Times New Roman" w:hAnsi="Times New Roman" w:cs="Times New Roman"/>
          <w:sz w:val="22"/>
          <w:szCs w:val="22"/>
        </w:rPr>
        <w:t xml:space="preserve">they have </w:t>
      </w:r>
      <w:r w:rsidR="00283197" w:rsidRPr="00A40B7C">
        <w:rPr>
          <w:rFonts w:ascii="Times New Roman" w:hAnsi="Times New Roman" w:cs="Times New Roman"/>
          <w:sz w:val="22"/>
          <w:szCs w:val="22"/>
        </w:rPr>
        <w:t xml:space="preserve">accumulated </w:t>
      </w:r>
      <w:r w:rsidR="00E06F69" w:rsidRPr="00A40B7C">
        <w:rPr>
          <w:rFonts w:ascii="Times New Roman" w:hAnsi="Times New Roman" w:cs="Times New Roman"/>
          <w:sz w:val="22"/>
          <w:szCs w:val="22"/>
        </w:rPr>
        <w:t>moral credits</w:t>
      </w:r>
      <w:r w:rsidR="00447190" w:rsidRPr="00A40B7C">
        <w:rPr>
          <w:rFonts w:ascii="Times New Roman" w:hAnsi="Times New Roman" w:cs="Times New Roman"/>
          <w:sz w:val="22"/>
          <w:szCs w:val="22"/>
        </w:rPr>
        <w:t xml:space="preserve"> through </w:t>
      </w:r>
      <w:r w:rsidR="00E65E95" w:rsidRPr="00A40B7C">
        <w:rPr>
          <w:rFonts w:ascii="Times New Roman" w:hAnsi="Times New Roman" w:cs="Times New Roman"/>
          <w:sz w:val="22"/>
          <w:szCs w:val="22"/>
        </w:rPr>
        <w:t>ESG investments</w:t>
      </w:r>
      <w:r w:rsidR="00447190" w:rsidRPr="00A40B7C">
        <w:rPr>
          <w:rFonts w:ascii="Times New Roman" w:hAnsi="Times New Roman" w:cs="Times New Roman"/>
          <w:sz w:val="22"/>
          <w:szCs w:val="22"/>
        </w:rPr>
        <w:t>. Central to our argument is</w:t>
      </w:r>
      <w:r w:rsidR="00D3026C" w:rsidRPr="00A40B7C">
        <w:rPr>
          <w:rFonts w:ascii="Times New Roman" w:hAnsi="Times New Roman" w:cs="Times New Roman"/>
          <w:sz w:val="22"/>
          <w:szCs w:val="22"/>
        </w:rPr>
        <w:t xml:space="preserve"> the idea</w:t>
      </w:r>
      <w:r w:rsidR="00447190" w:rsidRPr="00A40B7C">
        <w:rPr>
          <w:rFonts w:ascii="Times New Roman" w:hAnsi="Times New Roman" w:cs="Times New Roman"/>
          <w:sz w:val="22"/>
          <w:szCs w:val="22"/>
        </w:rPr>
        <w:t xml:space="preserve"> that </w:t>
      </w:r>
      <w:r w:rsidR="00B417DC" w:rsidRPr="00A40B7C">
        <w:rPr>
          <w:rFonts w:ascii="Times New Roman" w:hAnsi="Times New Roman" w:cs="Times New Roman"/>
          <w:sz w:val="22"/>
          <w:szCs w:val="22"/>
        </w:rPr>
        <w:t xml:space="preserve">firms facing constant tension between shareholders and other stakeholders may feel </w:t>
      </w:r>
      <w:commentRangeStart w:id="183"/>
      <w:r w:rsidR="00B417DC" w:rsidRPr="00A40B7C">
        <w:rPr>
          <w:rFonts w:ascii="Times New Roman" w:hAnsi="Times New Roman" w:cs="Times New Roman"/>
          <w:sz w:val="22"/>
          <w:szCs w:val="22"/>
        </w:rPr>
        <w:t xml:space="preserve">more morally justified in conducting earnings management </w:t>
      </w:r>
      <w:commentRangeEnd w:id="183"/>
      <w:r w:rsidR="000C6955" w:rsidRPr="00A40B7C">
        <w:rPr>
          <w:rStyle w:val="af"/>
          <w:rFonts w:ascii="Times New Roman" w:hAnsi="Times New Roman" w:cs="Times New Roman"/>
          <w:sz w:val="22"/>
          <w:szCs w:val="22"/>
        </w:rPr>
        <w:commentReference w:id="183"/>
      </w:r>
      <w:del w:id="184" w:author="Jinyu HE" w:date="2026-02-24T15:17:00Z" w16du:dateUtc="2026-02-24T07:17:00Z">
        <w:r w:rsidR="00B417DC" w:rsidRPr="00A40B7C" w:rsidDel="00FC261B">
          <w:rPr>
            <w:rFonts w:ascii="Times New Roman" w:hAnsi="Times New Roman" w:cs="Times New Roman"/>
            <w:sz w:val="22"/>
            <w:szCs w:val="22"/>
          </w:rPr>
          <w:delText xml:space="preserve">when they </w:delText>
        </w:r>
        <w:r w:rsidR="00C3665C" w:rsidRPr="00A40B7C" w:rsidDel="00FC261B">
          <w:rPr>
            <w:rFonts w:ascii="Times New Roman" w:hAnsi="Times New Roman" w:cs="Times New Roman"/>
            <w:sz w:val="22"/>
            <w:szCs w:val="22"/>
          </w:rPr>
          <w:delText xml:space="preserve">have </w:delText>
        </w:r>
        <w:r w:rsidR="00B417DC" w:rsidRPr="00A40B7C" w:rsidDel="00FC261B">
          <w:rPr>
            <w:rFonts w:ascii="Times New Roman" w:hAnsi="Times New Roman" w:cs="Times New Roman"/>
            <w:sz w:val="22"/>
            <w:szCs w:val="22"/>
          </w:rPr>
          <w:delText>ma</w:delText>
        </w:r>
        <w:r w:rsidR="00C3665C" w:rsidRPr="00A40B7C" w:rsidDel="00FC261B">
          <w:rPr>
            <w:rFonts w:ascii="Times New Roman" w:hAnsi="Times New Roman" w:cs="Times New Roman"/>
            <w:sz w:val="22"/>
            <w:szCs w:val="22"/>
          </w:rPr>
          <w:delText>de</w:delText>
        </w:r>
      </w:del>
      <w:ins w:id="185" w:author="Jinyu HE" w:date="2026-02-24T15:17:00Z" w16du:dateUtc="2026-02-24T07:17:00Z">
        <w:r w:rsidR="00FC261B">
          <w:rPr>
            <w:rFonts w:ascii="Times New Roman" w:hAnsi="Times New Roman" w:cs="Times New Roman"/>
            <w:sz w:val="22"/>
            <w:szCs w:val="22"/>
          </w:rPr>
          <w:t>after expending</w:t>
        </w:r>
      </w:ins>
      <w:r w:rsidR="00B417DC" w:rsidRPr="00A40B7C">
        <w:rPr>
          <w:rFonts w:ascii="Times New Roman" w:hAnsi="Times New Roman" w:cs="Times New Roman"/>
          <w:sz w:val="22"/>
          <w:szCs w:val="22"/>
        </w:rPr>
        <w:t xml:space="preserve"> </w:t>
      </w:r>
      <w:r w:rsidR="00C3665C" w:rsidRPr="00A40B7C">
        <w:rPr>
          <w:rFonts w:ascii="Times New Roman" w:hAnsi="Times New Roman" w:cs="Times New Roman"/>
          <w:sz w:val="22"/>
          <w:szCs w:val="22"/>
        </w:rPr>
        <w:t>“</w:t>
      </w:r>
      <w:r w:rsidR="00B417DC" w:rsidRPr="00A40B7C">
        <w:rPr>
          <w:rFonts w:ascii="Times New Roman" w:hAnsi="Times New Roman" w:cs="Times New Roman"/>
          <w:sz w:val="22"/>
          <w:szCs w:val="22"/>
        </w:rPr>
        <w:t>extra</w:t>
      </w:r>
      <w:r w:rsidR="00C3665C" w:rsidRPr="00A40B7C">
        <w:rPr>
          <w:rFonts w:ascii="Times New Roman" w:hAnsi="Times New Roman" w:cs="Times New Roman"/>
          <w:sz w:val="22"/>
          <w:szCs w:val="22"/>
        </w:rPr>
        <w:t>”</w:t>
      </w:r>
      <w:r w:rsidR="00B417DC" w:rsidRPr="00A40B7C">
        <w:rPr>
          <w:rFonts w:ascii="Times New Roman" w:hAnsi="Times New Roman" w:cs="Times New Roman"/>
          <w:sz w:val="22"/>
          <w:szCs w:val="22"/>
        </w:rPr>
        <w:t xml:space="preserve"> efforts to advance social or environmental interests</w:t>
      </w:r>
      <w:del w:id="186" w:author="Jinyu HE" w:date="2026-02-24T15:17:00Z" w16du:dateUtc="2026-02-24T07:17:00Z">
        <w:r w:rsidR="00B417DC" w:rsidRPr="00A40B7C" w:rsidDel="00FC261B">
          <w:rPr>
            <w:rFonts w:ascii="Times New Roman" w:hAnsi="Times New Roman" w:cs="Times New Roman"/>
            <w:sz w:val="22"/>
            <w:szCs w:val="22"/>
          </w:rPr>
          <w:delText xml:space="preserve"> at the expense of shareholder </w:delText>
        </w:r>
        <w:r w:rsidR="00BA1FB8" w:rsidRPr="00A40B7C" w:rsidDel="00FC261B">
          <w:rPr>
            <w:rFonts w:ascii="Times New Roman" w:hAnsi="Times New Roman" w:cs="Times New Roman"/>
            <w:sz w:val="22"/>
            <w:szCs w:val="22"/>
          </w:rPr>
          <w:delText>value</w:delText>
        </w:r>
      </w:del>
      <w:r w:rsidR="00BA1FB8" w:rsidRPr="00A40B7C">
        <w:rPr>
          <w:rFonts w:ascii="Times New Roman" w:hAnsi="Times New Roman" w:cs="Times New Roman"/>
          <w:sz w:val="22"/>
          <w:szCs w:val="22"/>
        </w:rPr>
        <w:t>.</w:t>
      </w:r>
      <w:r w:rsidR="00E47814" w:rsidRPr="00A40B7C">
        <w:rPr>
          <w:rFonts w:ascii="Times New Roman" w:hAnsi="Times New Roman" w:cs="Times New Roman"/>
          <w:sz w:val="22"/>
          <w:szCs w:val="22"/>
        </w:rPr>
        <w:t xml:space="preserve"> </w:t>
      </w:r>
      <w:del w:id="187" w:author="Jinyu HE" w:date="2026-02-24T14:58:00Z" w16du:dateUtc="2026-02-24T06:58:00Z">
        <w:r w:rsidR="00BD2180" w:rsidRPr="00BD2180" w:rsidDel="00230BC2">
          <w:rPr>
            <w:rFonts w:ascii="Times New Roman" w:hAnsi="Times New Roman" w:cs="Times New Roman"/>
            <w:sz w:val="22"/>
            <w:szCs w:val="22"/>
          </w:rPr>
          <w:delText>Crucially</w:delText>
        </w:r>
      </w:del>
      <w:ins w:id="188" w:author="Jinyu HE" w:date="2026-02-24T14:58:00Z" w16du:dateUtc="2026-02-24T06:58:00Z">
        <w:r w:rsidR="00230BC2">
          <w:rPr>
            <w:rFonts w:ascii="Times New Roman" w:hAnsi="Times New Roman" w:cs="Times New Roman"/>
            <w:sz w:val="22"/>
            <w:szCs w:val="22"/>
          </w:rPr>
          <w:t>Furthermore</w:t>
        </w:r>
      </w:ins>
      <w:r w:rsidR="00BD2180" w:rsidRPr="00BD2180">
        <w:rPr>
          <w:rFonts w:ascii="Times New Roman" w:hAnsi="Times New Roman" w:cs="Times New Roman"/>
          <w:sz w:val="22"/>
          <w:szCs w:val="22"/>
        </w:rPr>
        <w:t>, we argue that this moral licensing mechanism does not operate in a vacuum</w:t>
      </w:r>
      <w:r w:rsidR="00321D8E" w:rsidRPr="00321D8E">
        <w:rPr>
          <w:rFonts w:ascii="Times New Roman" w:hAnsi="Times New Roman" w:cs="Times New Roman"/>
          <w:sz w:val="22"/>
          <w:szCs w:val="22"/>
        </w:rPr>
        <w:t xml:space="preserve">; </w:t>
      </w:r>
      <w:ins w:id="189" w:author="Jinyu HE" w:date="2026-02-24T15:18:00Z" w16du:dateUtc="2026-02-24T07:18:00Z">
        <w:r w:rsidR="00A87433" w:rsidRPr="00A87433">
          <w:rPr>
            <w:rFonts w:ascii="Times New Roman" w:hAnsi="Times New Roman" w:cs="Times New Roman"/>
            <w:sz w:val="22"/>
            <w:szCs w:val="22"/>
          </w:rPr>
          <w:t xml:space="preserve">its </w:t>
        </w:r>
        <w:r w:rsidR="00A87433" w:rsidRPr="00A87433">
          <w:rPr>
            <w:rFonts w:ascii="Times New Roman" w:hAnsi="Times New Roman" w:cs="Times New Roman"/>
            <w:sz w:val="22"/>
            <w:szCs w:val="22"/>
          </w:rPr>
          <w:lastRenderedPageBreak/>
          <w:t>efficacy hinges on how managers frame their initial prosocial actions</w:t>
        </w:r>
      </w:ins>
      <w:del w:id="190" w:author="Jinyu HE" w:date="2026-02-24T15:18:00Z" w16du:dateUtc="2026-02-24T07:18:00Z">
        <w:r w:rsidR="00321D8E" w:rsidRPr="00321D8E" w:rsidDel="00A87433">
          <w:rPr>
            <w:rFonts w:ascii="Times New Roman" w:hAnsi="Times New Roman" w:cs="Times New Roman"/>
            <w:sz w:val="22"/>
            <w:szCs w:val="22"/>
          </w:rPr>
          <w:delText>it depends on how managers frame their initial good deeds</w:delText>
        </w:r>
      </w:del>
      <w:r w:rsidR="00321D8E" w:rsidRPr="00321D8E">
        <w:rPr>
          <w:rFonts w:ascii="Times New Roman" w:hAnsi="Times New Roman" w:cs="Times New Roman"/>
          <w:sz w:val="22"/>
          <w:szCs w:val="22"/>
        </w:rPr>
        <w:t xml:space="preserve">. We introduce industry culpability as a </w:t>
      </w:r>
      <w:del w:id="191" w:author="Jinyu HE" w:date="2026-02-24T14:59:00Z" w16du:dateUtc="2026-02-24T06:59:00Z">
        <w:r w:rsidR="00321D8E" w:rsidRPr="00321D8E" w:rsidDel="00CE5FA4">
          <w:rPr>
            <w:rFonts w:ascii="Times New Roman" w:hAnsi="Times New Roman" w:cs="Times New Roman"/>
            <w:sz w:val="22"/>
            <w:szCs w:val="22"/>
          </w:rPr>
          <w:delText xml:space="preserve">critical </w:delText>
        </w:r>
      </w:del>
      <w:ins w:id="192" w:author="Jinyu HE" w:date="2026-02-24T15:20:00Z" w16du:dateUtc="2026-02-24T07:20:00Z">
        <w:r w:rsidR="00BC2E5F" w:rsidRPr="00BC2E5F">
          <w:rPr>
            <w:rFonts w:ascii="Times New Roman" w:hAnsi="Times New Roman" w:cs="Times New Roman"/>
            <w:sz w:val="22"/>
            <w:szCs w:val="22"/>
          </w:rPr>
          <w:t>moderating variable that shapes this framing process</w:t>
        </w:r>
      </w:ins>
      <w:del w:id="193" w:author="Jinyu HE" w:date="2026-02-24T15:20:00Z" w16du:dateUtc="2026-02-24T07:20:00Z">
        <w:r w:rsidR="00321D8E" w:rsidRPr="00321D8E" w:rsidDel="00BC2E5F">
          <w:rPr>
            <w:rFonts w:ascii="Times New Roman" w:hAnsi="Times New Roman" w:cs="Times New Roman"/>
            <w:sz w:val="22"/>
            <w:szCs w:val="22"/>
          </w:rPr>
          <w:delText>moderator that alters this framing</w:delText>
        </w:r>
      </w:del>
      <w:r w:rsidR="00321D8E" w:rsidRPr="00321D8E">
        <w:rPr>
          <w:rFonts w:ascii="Times New Roman" w:hAnsi="Times New Roman" w:cs="Times New Roman"/>
          <w:sz w:val="22"/>
          <w:szCs w:val="22"/>
        </w:rPr>
        <w:t xml:space="preserve">. </w:t>
      </w:r>
      <w:commentRangeStart w:id="194"/>
      <w:del w:id="195" w:author="Jinyu HE" w:date="2026-02-24T15:00:00Z" w16du:dateUtc="2026-02-24T07:00:00Z">
        <w:r w:rsidR="0005746E" w:rsidRPr="0005746E" w:rsidDel="004863B0">
          <w:rPr>
            <w:rFonts w:ascii="Times New Roman" w:hAnsi="Times New Roman" w:cs="Times New Roman"/>
            <w:sz w:val="22"/>
            <w:szCs w:val="22"/>
          </w:rPr>
          <w:delText xml:space="preserve">Following </w:delText>
        </w:r>
      </w:del>
      <w:ins w:id="196" w:author="Jinyu HE" w:date="2026-02-24T15:00:00Z" w16du:dateUtc="2026-02-24T07:00:00Z">
        <w:r w:rsidR="004863B0">
          <w:rPr>
            <w:rFonts w:ascii="Times New Roman" w:hAnsi="Times New Roman" w:cs="Times New Roman"/>
            <w:sz w:val="22"/>
            <w:szCs w:val="22"/>
          </w:rPr>
          <w:t>According to</w:t>
        </w:r>
        <w:r w:rsidR="004863B0" w:rsidRPr="0005746E">
          <w:rPr>
            <w:rFonts w:ascii="Times New Roman" w:hAnsi="Times New Roman" w:cs="Times New Roman"/>
            <w:sz w:val="22"/>
            <w:szCs w:val="22"/>
          </w:rPr>
          <w:t xml:space="preserve"> </w:t>
        </w:r>
      </w:ins>
      <w:r w:rsidR="0005746E" w:rsidRPr="0005746E">
        <w:rPr>
          <w:rFonts w:ascii="Times New Roman" w:hAnsi="Times New Roman" w:cs="Times New Roman"/>
          <w:sz w:val="22"/>
          <w:szCs w:val="22"/>
        </w:rPr>
        <w:t xml:space="preserve">Merritt et al. (2010), a good deed can be construed in two ways: </w:t>
      </w:r>
      <w:ins w:id="197" w:author="Jinyu HE" w:date="2026-02-24T15:20:00Z" w16du:dateUtc="2026-02-24T07:20:00Z">
        <w:r w:rsidR="00BC2E5F">
          <w:rPr>
            <w:rFonts w:ascii="Times New Roman" w:hAnsi="Times New Roman" w:cs="Times New Roman"/>
            <w:sz w:val="22"/>
            <w:szCs w:val="22"/>
          </w:rPr>
          <w:t xml:space="preserve">either </w:t>
        </w:r>
      </w:ins>
      <w:r w:rsidR="0005746E" w:rsidRPr="0005746E">
        <w:rPr>
          <w:rFonts w:ascii="Times New Roman" w:hAnsi="Times New Roman" w:cs="Times New Roman"/>
          <w:sz w:val="22"/>
          <w:szCs w:val="22"/>
        </w:rPr>
        <w:t xml:space="preserve">as evidence of </w:t>
      </w:r>
      <w:r w:rsidR="007A6D2A">
        <w:rPr>
          <w:rFonts w:ascii="Times New Roman" w:hAnsi="Times New Roman" w:cs="Times New Roman"/>
          <w:sz w:val="22"/>
          <w:szCs w:val="22"/>
        </w:rPr>
        <w:t>“</w:t>
      </w:r>
      <w:r w:rsidR="0005746E" w:rsidRPr="0005746E">
        <w:rPr>
          <w:rFonts w:ascii="Times New Roman" w:hAnsi="Times New Roman" w:cs="Times New Roman"/>
          <w:sz w:val="22"/>
          <w:szCs w:val="22"/>
        </w:rPr>
        <w:t>sufficient progress</w:t>
      </w:r>
      <w:r w:rsidR="007A6D2A">
        <w:rPr>
          <w:rFonts w:ascii="Times New Roman" w:hAnsi="Times New Roman" w:cs="Times New Roman"/>
          <w:sz w:val="22"/>
          <w:szCs w:val="22"/>
        </w:rPr>
        <w:t>”</w:t>
      </w:r>
      <w:r w:rsidR="0005746E" w:rsidRPr="0005746E">
        <w:rPr>
          <w:rFonts w:ascii="Times New Roman" w:hAnsi="Times New Roman" w:cs="Times New Roman"/>
          <w:sz w:val="22"/>
          <w:szCs w:val="22"/>
        </w:rPr>
        <w:t xml:space="preserve"> toward a moral goal (which liberates one to relax </w:t>
      </w:r>
      <w:ins w:id="198" w:author="Jinyu HE" w:date="2026-02-24T15:20:00Z" w16du:dateUtc="2026-02-24T07:20:00Z">
        <w:r w:rsidR="00BC2E5F">
          <w:rPr>
            <w:rFonts w:ascii="Times New Roman" w:hAnsi="Times New Roman" w:cs="Times New Roman"/>
            <w:sz w:val="22"/>
            <w:szCs w:val="22"/>
          </w:rPr>
          <w:t xml:space="preserve">moral </w:t>
        </w:r>
      </w:ins>
      <w:r w:rsidR="0005746E" w:rsidRPr="0005746E">
        <w:rPr>
          <w:rFonts w:ascii="Times New Roman" w:hAnsi="Times New Roman" w:cs="Times New Roman"/>
          <w:sz w:val="22"/>
          <w:szCs w:val="22"/>
        </w:rPr>
        <w:t>standards) or as evidence of a commitment to a moral identity (which demands continued consistency).</w:t>
      </w:r>
      <w:commentRangeEnd w:id="194"/>
      <w:r w:rsidR="00B627D0" w:rsidRPr="0005746E">
        <w:rPr>
          <w:rStyle w:val="af"/>
          <w:rFonts w:ascii="Times New Roman" w:hAnsi="Times New Roman" w:cs="Times New Roman"/>
          <w:sz w:val="22"/>
          <w:szCs w:val="22"/>
        </w:rPr>
        <w:commentReference w:id="194"/>
      </w:r>
      <w:r w:rsidR="0005746E" w:rsidRPr="0005746E">
        <w:rPr>
          <w:rFonts w:ascii="Times New Roman" w:hAnsi="Times New Roman" w:cs="Times New Roman"/>
          <w:sz w:val="22"/>
          <w:szCs w:val="22"/>
        </w:rPr>
        <w:t xml:space="preserve"> We posit that </w:t>
      </w:r>
      <w:del w:id="199" w:author="Jinyu HE" w:date="2026-02-24T15:01:00Z" w16du:dateUtc="2026-02-24T07:01:00Z">
        <w:r w:rsidR="0005746E" w:rsidRPr="0005746E" w:rsidDel="00B659C5">
          <w:rPr>
            <w:rFonts w:ascii="Times New Roman" w:hAnsi="Times New Roman" w:cs="Times New Roman"/>
            <w:sz w:val="22"/>
            <w:szCs w:val="22"/>
          </w:rPr>
          <w:delText xml:space="preserve">for </w:delText>
        </w:r>
      </w:del>
      <w:r w:rsidR="0005746E" w:rsidRPr="0005746E">
        <w:rPr>
          <w:rFonts w:ascii="Times New Roman" w:hAnsi="Times New Roman" w:cs="Times New Roman"/>
          <w:sz w:val="22"/>
          <w:szCs w:val="22"/>
        </w:rPr>
        <w:t xml:space="preserve">firms in </w:t>
      </w:r>
      <w:r w:rsidR="00AE7373" w:rsidRPr="00AE7373">
        <w:rPr>
          <w:rFonts w:ascii="Times New Roman" w:hAnsi="Times New Roman" w:cs="Times New Roman"/>
          <w:sz w:val="22"/>
          <w:szCs w:val="22"/>
        </w:rPr>
        <w:t xml:space="preserve">non-culpable </w:t>
      </w:r>
      <w:r w:rsidR="0005746E" w:rsidRPr="0005746E">
        <w:rPr>
          <w:rFonts w:ascii="Times New Roman" w:hAnsi="Times New Roman" w:cs="Times New Roman"/>
          <w:sz w:val="22"/>
          <w:szCs w:val="22"/>
        </w:rPr>
        <w:t>industries</w:t>
      </w:r>
      <w:ins w:id="200" w:author="Jinyu HE" w:date="2026-02-24T15:01:00Z" w16du:dateUtc="2026-02-24T07:01:00Z">
        <w:r w:rsidR="0085507D">
          <w:rPr>
            <w:rFonts w:ascii="Times New Roman" w:hAnsi="Times New Roman" w:cs="Times New Roman"/>
            <w:sz w:val="22"/>
            <w:szCs w:val="22"/>
          </w:rPr>
          <w:t xml:space="preserve"> </w:t>
        </w:r>
      </w:ins>
      <w:ins w:id="201" w:author="Jinyu HE" w:date="2026-02-24T15:02:00Z" w16du:dateUtc="2026-02-24T07:02:00Z">
        <w:r w:rsidR="00B659C5">
          <w:rPr>
            <w:rFonts w:ascii="Times New Roman" w:hAnsi="Times New Roman" w:cs="Times New Roman"/>
            <w:sz w:val="22"/>
            <w:szCs w:val="22"/>
          </w:rPr>
          <w:t>are more likely to frame</w:t>
        </w:r>
      </w:ins>
      <w:del w:id="202" w:author="Jinyu HE" w:date="2026-02-24T15:02:00Z" w16du:dateUtc="2026-02-24T07:02:00Z">
        <w:r w:rsidR="0005746E" w:rsidRPr="0005746E" w:rsidDel="00B659C5">
          <w:rPr>
            <w:rFonts w:ascii="Times New Roman" w:hAnsi="Times New Roman" w:cs="Times New Roman"/>
            <w:sz w:val="22"/>
            <w:szCs w:val="22"/>
          </w:rPr>
          <w:delText>,</w:delText>
        </w:r>
      </w:del>
      <w:r w:rsidR="0005746E" w:rsidRPr="0005746E">
        <w:rPr>
          <w:rFonts w:ascii="Times New Roman" w:hAnsi="Times New Roman" w:cs="Times New Roman"/>
          <w:sz w:val="22"/>
          <w:szCs w:val="22"/>
        </w:rPr>
        <w:t xml:space="preserve"> substantive ESG </w:t>
      </w:r>
      <w:ins w:id="203" w:author="Jinyu HE" w:date="2026-02-24T15:02:00Z" w16du:dateUtc="2026-02-24T07:02:00Z">
        <w:r w:rsidR="00B659C5">
          <w:rPr>
            <w:rFonts w:ascii="Times New Roman" w:hAnsi="Times New Roman" w:cs="Times New Roman"/>
            <w:sz w:val="22"/>
            <w:szCs w:val="22"/>
          </w:rPr>
          <w:t xml:space="preserve">in the former way </w:t>
        </w:r>
      </w:ins>
      <w:ins w:id="204" w:author="Jinyu HE" w:date="2026-02-24T15:05:00Z" w16du:dateUtc="2026-02-24T07:05:00Z">
        <w:r w:rsidR="00D25E1A">
          <w:rPr>
            <w:rFonts w:ascii="Times New Roman" w:hAnsi="Times New Roman" w:cs="Times New Roman"/>
            <w:sz w:val="22"/>
            <w:szCs w:val="22"/>
          </w:rPr>
          <w:t xml:space="preserve">and </w:t>
        </w:r>
      </w:ins>
      <w:ins w:id="205" w:author="Jinyu HE" w:date="2026-02-24T15:07:00Z" w16du:dateUtc="2026-02-24T07:07:00Z">
        <w:r w:rsidR="001F54ED">
          <w:rPr>
            <w:rFonts w:ascii="Times New Roman" w:hAnsi="Times New Roman" w:cs="Times New Roman"/>
            <w:sz w:val="22"/>
            <w:szCs w:val="22"/>
          </w:rPr>
          <w:t>feel entitled with</w:t>
        </w:r>
      </w:ins>
      <w:ins w:id="206" w:author="Jinyu HE" w:date="2026-02-24T15:06:00Z" w16du:dateUtc="2026-02-24T07:06:00Z">
        <w:r w:rsidR="00EF000C">
          <w:rPr>
            <w:rFonts w:ascii="Times New Roman" w:hAnsi="Times New Roman" w:cs="Times New Roman"/>
            <w:sz w:val="22"/>
            <w:szCs w:val="22"/>
          </w:rPr>
          <w:t xml:space="preserve"> moral credits</w:t>
        </w:r>
      </w:ins>
      <w:ins w:id="207" w:author="Jinyu HE" w:date="2026-02-24T15:23:00Z" w16du:dateUtc="2026-02-24T07:23:00Z">
        <w:r w:rsidR="000E13CC">
          <w:rPr>
            <w:rFonts w:ascii="Times New Roman" w:hAnsi="Times New Roman" w:cs="Times New Roman"/>
            <w:sz w:val="22"/>
            <w:szCs w:val="22"/>
          </w:rPr>
          <w:t>,</w:t>
        </w:r>
      </w:ins>
      <w:ins w:id="208" w:author="Jinyu HE" w:date="2026-02-24T15:06:00Z" w16du:dateUtc="2026-02-24T07:06:00Z">
        <w:r w:rsidR="00EF000C">
          <w:rPr>
            <w:rFonts w:ascii="Times New Roman" w:hAnsi="Times New Roman" w:cs="Times New Roman"/>
            <w:sz w:val="22"/>
            <w:szCs w:val="22"/>
          </w:rPr>
          <w:t xml:space="preserve"> </w:t>
        </w:r>
      </w:ins>
      <w:ins w:id="209" w:author="Jinyu HE" w:date="2026-02-24T15:02:00Z" w16du:dateUtc="2026-02-24T07:02:00Z">
        <w:r w:rsidR="00202271">
          <w:rPr>
            <w:rFonts w:ascii="Times New Roman" w:hAnsi="Times New Roman" w:cs="Times New Roman"/>
            <w:sz w:val="22"/>
            <w:szCs w:val="22"/>
          </w:rPr>
          <w:t xml:space="preserve">as </w:t>
        </w:r>
      </w:ins>
      <w:ins w:id="210" w:author="Jinyu HE" w:date="2026-02-24T15:23:00Z" w16du:dateUtc="2026-02-24T07:23:00Z">
        <w:r w:rsidR="005E3E94">
          <w:rPr>
            <w:rFonts w:ascii="Times New Roman" w:hAnsi="Times New Roman" w:cs="Times New Roman"/>
            <w:sz w:val="22"/>
            <w:szCs w:val="22"/>
          </w:rPr>
          <w:t xml:space="preserve">such </w:t>
        </w:r>
      </w:ins>
      <w:ins w:id="211" w:author="Jinyu HE" w:date="2026-02-24T15:24:00Z" w16du:dateUtc="2026-02-24T07:24:00Z">
        <w:r w:rsidR="005E3E94">
          <w:rPr>
            <w:rFonts w:ascii="Times New Roman" w:hAnsi="Times New Roman" w:cs="Times New Roman"/>
            <w:sz w:val="22"/>
            <w:szCs w:val="22"/>
          </w:rPr>
          <w:t>engagement</w:t>
        </w:r>
      </w:ins>
      <w:ins w:id="212" w:author="Jinyu HE" w:date="2026-02-24T15:02:00Z" w16du:dateUtc="2026-02-24T07:02:00Z">
        <w:r w:rsidR="00202271">
          <w:rPr>
            <w:rFonts w:ascii="Times New Roman" w:hAnsi="Times New Roman" w:cs="Times New Roman"/>
            <w:sz w:val="22"/>
            <w:szCs w:val="22"/>
          </w:rPr>
          <w:t xml:space="preserve"> </w:t>
        </w:r>
      </w:ins>
      <w:del w:id="213" w:author="Jinyu HE" w:date="2026-02-24T15:08:00Z" w16du:dateUtc="2026-02-24T07:08:00Z">
        <w:r w:rsidR="0005746E" w:rsidRPr="0005746E" w:rsidDel="00C31BD0">
          <w:rPr>
            <w:rFonts w:ascii="Times New Roman" w:hAnsi="Times New Roman" w:cs="Times New Roman"/>
            <w:sz w:val="22"/>
            <w:szCs w:val="22"/>
          </w:rPr>
          <w:delText>is often viewed as going above and beyon</w:delText>
        </w:r>
        <w:r w:rsidR="00E75282" w:rsidDel="00C31BD0">
          <w:rPr>
            <w:rFonts w:ascii="Times New Roman" w:hAnsi="Times New Roman" w:cs="Times New Roman" w:hint="eastAsia"/>
            <w:sz w:val="22"/>
            <w:szCs w:val="22"/>
          </w:rPr>
          <w:delText>d</w:delText>
        </w:r>
      </w:del>
      <w:ins w:id="214" w:author="Jinyu HE" w:date="2026-02-24T15:08:00Z" w16du:dateUtc="2026-02-24T07:08:00Z">
        <w:r w:rsidR="00C31BD0">
          <w:rPr>
            <w:rFonts w:ascii="Times New Roman" w:hAnsi="Times New Roman" w:cs="Times New Roman"/>
            <w:sz w:val="22"/>
            <w:szCs w:val="22"/>
          </w:rPr>
          <w:t>constitutes surplus progress</w:t>
        </w:r>
      </w:ins>
      <w:ins w:id="215" w:author="Jinyu HE" w:date="2026-02-24T15:24:00Z" w16du:dateUtc="2026-02-24T07:24:00Z">
        <w:r w:rsidR="005E3E94">
          <w:rPr>
            <w:rFonts w:ascii="Times New Roman" w:hAnsi="Times New Roman" w:cs="Times New Roman"/>
            <w:sz w:val="22"/>
            <w:szCs w:val="22"/>
          </w:rPr>
          <w:t xml:space="preserve"> towards moral goals</w:t>
        </w:r>
      </w:ins>
      <w:r w:rsidR="004E3F6A">
        <w:rPr>
          <w:rFonts w:ascii="Times New Roman" w:hAnsi="Times New Roman" w:cs="Times New Roman" w:hint="eastAsia"/>
          <w:sz w:val="22"/>
          <w:szCs w:val="22"/>
        </w:rPr>
        <w:t xml:space="preserve"> (Bansal </w:t>
      </w:r>
      <w:r w:rsidR="00921894">
        <w:rPr>
          <w:rFonts w:ascii="Times New Roman" w:hAnsi="Times New Roman" w:cs="Times New Roman" w:hint="eastAsia"/>
          <w:sz w:val="22"/>
          <w:szCs w:val="22"/>
        </w:rPr>
        <w:t>&amp; Roth, 2000</w:t>
      </w:r>
      <w:r w:rsidR="004E3F6A">
        <w:rPr>
          <w:rFonts w:ascii="Times New Roman" w:hAnsi="Times New Roman" w:cs="Times New Roman" w:hint="eastAsia"/>
          <w:sz w:val="22"/>
          <w:szCs w:val="22"/>
        </w:rPr>
        <w:t>)</w:t>
      </w:r>
      <w:del w:id="216" w:author="Jinyu HE" w:date="2026-02-24T15:07:00Z" w16du:dateUtc="2026-02-24T07:07:00Z">
        <w:r w:rsidR="0005746E" w:rsidRPr="0005746E" w:rsidDel="001D0363">
          <w:rPr>
            <w:rFonts w:ascii="Times New Roman" w:hAnsi="Times New Roman" w:cs="Times New Roman"/>
            <w:sz w:val="22"/>
            <w:szCs w:val="22"/>
          </w:rPr>
          <w:delText>—a surplus of progress that generates moral credits</w:delText>
        </w:r>
      </w:del>
      <w:r w:rsidR="00A07B6E" w:rsidRPr="00A07B6E">
        <w:rPr>
          <w:rFonts w:ascii="Times New Roman" w:hAnsi="Times New Roman" w:cs="Times New Roman"/>
          <w:sz w:val="22"/>
          <w:szCs w:val="22"/>
        </w:rPr>
        <w:t>.</w:t>
      </w:r>
      <w:r w:rsidR="00C22E2A">
        <w:rPr>
          <w:rFonts w:ascii="Times New Roman" w:hAnsi="Times New Roman" w:cs="Times New Roman" w:hint="eastAsia"/>
          <w:sz w:val="22"/>
          <w:szCs w:val="22"/>
        </w:rPr>
        <w:t xml:space="preserve"> </w:t>
      </w:r>
      <w:del w:id="217" w:author="Jinyu HE" w:date="2026-02-24T15:25:00Z" w16du:dateUtc="2026-02-24T07:25:00Z">
        <w:r w:rsidR="00C22E2A" w:rsidRPr="00C22E2A" w:rsidDel="004613ED">
          <w:rPr>
            <w:rFonts w:ascii="Times New Roman" w:hAnsi="Times New Roman" w:cs="Times New Roman"/>
            <w:sz w:val="22"/>
            <w:szCs w:val="22"/>
          </w:rPr>
          <w:delText>However</w:delText>
        </w:r>
      </w:del>
      <w:ins w:id="218" w:author="Jinyu HE" w:date="2026-02-24T15:25:00Z" w16du:dateUtc="2026-02-24T07:25:00Z">
        <w:r w:rsidR="004613ED">
          <w:rPr>
            <w:rFonts w:ascii="Times New Roman" w:hAnsi="Times New Roman" w:cs="Times New Roman"/>
            <w:sz w:val="22"/>
            <w:szCs w:val="22"/>
          </w:rPr>
          <w:t>In contrast</w:t>
        </w:r>
      </w:ins>
      <w:r w:rsidR="00C22E2A" w:rsidRPr="00C22E2A">
        <w:rPr>
          <w:rFonts w:ascii="Times New Roman" w:hAnsi="Times New Roman" w:cs="Times New Roman"/>
          <w:sz w:val="22"/>
          <w:szCs w:val="22"/>
        </w:rPr>
        <w:t xml:space="preserve">, for firms in culpable industries (e.g., tobacco, oil), which operate under a legitimacy deficit, ESG </w:t>
      </w:r>
      <w:ins w:id="219" w:author="Jinyu HE" w:date="2026-02-24T15:08:00Z" w16du:dateUtc="2026-02-24T07:08:00Z">
        <w:r w:rsidR="0061561F">
          <w:rPr>
            <w:rFonts w:ascii="Times New Roman" w:hAnsi="Times New Roman" w:cs="Times New Roman"/>
            <w:sz w:val="22"/>
            <w:szCs w:val="22"/>
          </w:rPr>
          <w:t xml:space="preserve">investment </w:t>
        </w:r>
      </w:ins>
      <w:r w:rsidR="00C22E2A" w:rsidRPr="00C22E2A">
        <w:rPr>
          <w:rFonts w:ascii="Times New Roman" w:hAnsi="Times New Roman" w:cs="Times New Roman"/>
          <w:sz w:val="22"/>
          <w:szCs w:val="22"/>
        </w:rPr>
        <w:t xml:space="preserve">is </w:t>
      </w:r>
      <w:ins w:id="220" w:author="Jinyu HE" w:date="2026-02-24T15:09:00Z" w16du:dateUtc="2026-02-24T07:09:00Z">
        <w:r w:rsidR="0061561F">
          <w:rPr>
            <w:rFonts w:ascii="Times New Roman" w:hAnsi="Times New Roman" w:cs="Times New Roman"/>
            <w:sz w:val="22"/>
            <w:szCs w:val="22"/>
          </w:rPr>
          <w:t xml:space="preserve">typically </w:t>
        </w:r>
      </w:ins>
      <w:del w:id="221" w:author="Jinyu HE" w:date="2026-02-24T15:08:00Z" w16du:dateUtc="2026-02-24T07:08:00Z">
        <w:r w:rsidR="00C22E2A" w:rsidRPr="00C22E2A" w:rsidDel="0061561F">
          <w:rPr>
            <w:rFonts w:ascii="Times New Roman" w:hAnsi="Times New Roman" w:cs="Times New Roman"/>
            <w:sz w:val="22"/>
            <w:szCs w:val="22"/>
          </w:rPr>
          <w:delText xml:space="preserve">not extra credit; it is </w:delText>
        </w:r>
      </w:del>
      <w:r w:rsidR="00C22E2A" w:rsidRPr="00C22E2A">
        <w:rPr>
          <w:rFonts w:ascii="Times New Roman" w:hAnsi="Times New Roman" w:cs="Times New Roman"/>
          <w:sz w:val="22"/>
          <w:szCs w:val="22"/>
        </w:rPr>
        <w:t>a survival strategy</w:t>
      </w:r>
      <w:ins w:id="222" w:author="Jinyu HE" w:date="2026-02-24T15:09:00Z" w16du:dateUtc="2026-02-24T07:09:00Z">
        <w:r w:rsidR="0061561F">
          <w:rPr>
            <w:rFonts w:ascii="Times New Roman" w:hAnsi="Times New Roman" w:cs="Times New Roman"/>
            <w:sz w:val="22"/>
            <w:szCs w:val="22"/>
          </w:rPr>
          <w:t xml:space="preserve"> rather than </w:t>
        </w:r>
        <w:r w:rsidR="00FD5460">
          <w:rPr>
            <w:rFonts w:ascii="Times New Roman" w:hAnsi="Times New Roman" w:cs="Times New Roman"/>
            <w:sz w:val="22"/>
            <w:szCs w:val="22"/>
          </w:rPr>
          <w:t xml:space="preserve">a </w:t>
        </w:r>
      </w:ins>
      <w:ins w:id="223" w:author="Jinyu HE" w:date="2026-02-24T15:26:00Z" w16du:dateUtc="2026-02-24T07:26:00Z">
        <w:r w:rsidR="00B90877">
          <w:rPr>
            <w:rFonts w:ascii="Times New Roman" w:hAnsi="Times New Roman" w:cs="Times New Roman"/>
            <w:sz w:val="22"/>
            <w:szCs w:val="22"/>
          </w:rPr>
          <w:t xml:space="preserve">moral </w:t>
        </w:r>
      </w:ins>
      <w:ins w:id="224" w:author="Jinyu HE" w:date="2026-02-24T15:09:00Z" w16du:dateUtc="2026-02-24T07:09:00Z">
        <w:r w:rsidR="00C9648B">
          <w:rPr>
            <w:rFonts w:ascii="Times New Roman" w:hAnsi="Times New Roman" w:cs="Times New Roman"/>
            <w:sz w:val="22"/>
            <w:szCs w:val="22"/>
          </w:rPr>
          <w:t xml:space="preserve">credit-earning </w:t>
        </w:r>
        <w:r w:rsidR="00FD5460">
          <w:rPr>
            <w:rFonts w:ascii="Times New Roman" w:hAnsi="Times New Roman" w:cs="Times New Roman"/>
            <w:sz w:val="22"/>
            <w:szCs w:val="22"/>
          </w:rPr>
          <w:t>endeavor</w:t>
        </w:r>
      </w:ins>
      <w:ins w:id="225" w:author="Jinyu HE" w:date="2026-02-24T15:11:00Z" w16du:dateUtc="2026-02-24T07:11:00Z">
        <w:r w:rsidR="00E962B1">
          <w:rPr>
            <w:rFonts w:ascii="Times New Roman" w:hAnsi="Times New Roman" w:cs="Times New Roman"/>
            <w:sz w:val="22"/>
            <w:szCs w:val="22"/>
          </w:rPr>
          <w:t xml:space="preserve"> (</w:t>
        </w:r>
        <w:r w:rsidR="00E962B1" w:rsidRPr="00E962B1">
          <w:rPr>
            <w:rFonts w:ascii="Times New Roman" w:hAnsi="Times New Roman" w:cs="Times New Roman"/>
            <w:sz w:val="22"/>
            <w:szCs w:val="22"/>
            <w:highlight w:val="yellow"/>
            <w:rPrChange w:id="226" w:author="Jinyu HE" w:date="2026-02-24T15:11:00Z" w16du:dateUtc="2026-02-24T07:11:00Z">
              <w:rPr>
                <w:rFonts w:ascii="Times New Roman" w:hAnsi="Times New Roman" w:cs="Times New Roman"/>
                <w:sz w:val="22"/>
                <w:szCs w:val="22"/>
              </w:rPr>
            </w:rPrChange>
          </w:rPr>
          <w:t>cites</w:t>
        </w:r>
        <w:r w:rsidR="00E962B1">
          <w:rPr>
            <w:rFonts w:ascii="Times New Roman" w:hAnsi="Times New Roman" w:cs="Times New Roman"/>
            <w:sz w:val="22"/>
            <w:szCs w:val="22"/>
          </w:rPr>
          <w:t>)</w:t>
        </w:r>
      </w:ins>
      <w:r w:rsidR="00C22E2A" w:rsidRPr="00C22E2A">
        <w:rPr>
          <w:rFonts w:ascii="Times New Roman" w:hAnsi="Times New Roman" w:cs="Times New Roman"/>
          <w:sz w:val="22"/>
          <w:szCs w:val="22"/>
        </w:rPr>
        <w:t xml:space="preserve">. These </w:t>
      </w:r>
      <w:del w:id="227" w:author="Jinyu HE" w:date="2026-02-24T15:10:00Z" w16du:dateUtc="2026-02-24T07:10:00Z">
        <w:r w:rsidR="00C22E2A" w:rsidRPr="00C22E2A" w:rsidDel="00E26B15">
          <w:rPr>
            <w:rFonts w:ascii="Times New Roman" w:hAnsi="Times New Roman" w:cs="Times New Roman"/>
            <w:sz w:val="22"/>
            <w:szCs w:val="22"/>
          </w:rPr>
          <w:delText xml:space="preserve">managers </w:delText>
        </w:r>
      </w:del>
      <w:ins w:id="228" w:author="Jinyu HE" w:date="2026-02-24T15:10:00Z" w16du:dateUtc="2026-02-24T07:10:00Z">
        <w:r w:rsidR="00E26B15">
          <w:rPr>
            <w:rFonts w:ascii="Times New Roman" w:hAnsi="Times New Roman" w:cs="Times New Roman"/>
            <w:sz w:val="22"/>
            <w:szCs w:val="22"/>
          </w:rPr>
          <w:t>firms</w:t>
        </w:r>
        <w:r w:rsidR="00E26B15" w:rsidRPr="00C22E2A">
          <w:rPr>
            <w:rFonts w:ascii="Times New Roman" w:hAnsi="Times New Roman" w:cs="Times New Roman"/>
            <w:sz w:val="22"/>
            <w:szCs w:val="22"/>
          </w:rPr>
          <w:t xml:space="preserve"> </w:t>
        </w:r>
      </w:ins>
      <w:r w:rsidR="00C22E2A" w:rsidRPr="00C22E2A">
        <w:rPr>
          <w:rFonts w:ascii="Times New Roman" w:hAnsi="Times New Roman" w:cs="Times New Roman"/>
          <w:sz w:val="22"/>
          <w:szCs w:val="22"/>
        </w:rPr>
        <w:t xml:space="preserve">are compelled to view their engagement not as </w:t>
      </w:r>
      <w:del w:id="229" w:author="Jinyu HE" w:date="2026-02-24T15:11:00Z" w16du:dateUtc="2026-02-24T07:11:00Z">
        <w:r w:rsidR="00C22E2A" w:rsidRPr="00C22E2A" w:rsidDel="00E63F59">
          <w:rPr>
            <w:rFonts w:ascii="Times New Roman" w:hAnsi="Times New Roman" w:cs="Times New Roman"/>
            <w:sz w:val="22"/>
            <w:szCs w:val="22"/>
          </w:rPr>
          <w:delText>a completed</w:delText>
        </w:r>
      </w:del>
      <w:ins w:id="230" w:author="Jinyu HE" w:date="2026-02-24T15:11:00Z" w16du:dateUtc="2026-02-24T07:11:00Z">
        <w:r w:rsidR="00E63F59">
          <w:rPr>
            <w:rFonts w:ascii="Times New Roman" w:hAnsi="Times New Roman" w:cs="Times New Roman"/>
            <w:sz w:val="22"/>
            <w:szCs w:val="22"/>
          </w:rPr>
          <w:t>an extra</w:t>
        </w:r>
      </w:ins>
      <w:r w:rsidR="00C22E2A" w:rsidRPr="00C22E2A">
        <w:rPr>
          <w:rFonts w:ascii="Times New Roman" w:hAnsi="Times New Roman" w:cs="Times New Roman"/>
          <w:sz w:val="22"/>
          <w:szCs w:val="22"/>
        </w:rPr>
        <w:t xml:space="preserve"> </w:t>
      </w:r>
      <w:del w:id="231" w:author="Jinyu HE" w:date="2026-02-24T15:27:00Z" w16du:dateUtc="2026-02-24T07:27:00Z">
        <w:r w:rsidR="00C22E2A" w:rsidRPr="00C22E2A" w:rsidDel="009B5B87">
          <w:rPr>
            <w:rFonts w:ascii="Times New Roman" w:hAnsi="Times New Roman" w:cs="Times New Roman"/>
            <w:sz w:val="22"/>
            <w:szCs w:val="22"/>
          </w:rPr>
          <w:delText>task</w:delText>
        </w:r>
      </w:del>
      <w:ins w:id="232" w:author="Jinyu HE" w:date="2026-02-24T15:27:00Z" w16du:dateUtc="2026-02-24T07:27:00Z">
        <w:r w:rsidR="009B5B87">
          <w:rPr>
            <w:rFonts w:ascii="Times New Roman" w:hAnsi="Times New Roman" w:cs="Times New Roman"/>
            <w:sz w:val="22"/>
            <w:szCs w:val="22"/>
          </w:rPr>
          <w:t>undertaking</w:t>
        </w:r>
      </w:ins>
      <w:r w:rsidR="00C22E2A" w:rsidRPr="00C22E2A">
        <w:rPr>
          <w:rFonts w:ascii="Times New Roman" w:hAnsi="Times New Roman" w:cs="Times New Roman"/>
          <w:sz w:val="22"/>
          <w:szCs w:val="22"/>
        </w:rPr>
        <w:t>, but as a binding commitment to repairing their organizational legitimacy</w:t>
      </w:r>
      <w:r w:rsidR="00A754F6">
        <w:rPr>
          <w:rFonts w:ascii="Times New Roman" w:hAnsi="Times New Roman" w:cs="Times New Roman" w:hint="eastAsia"/>
          <w:sz w:val="22"/>
          <w:szCs w:val="22"/>
        </w:rPr>
        <w:t xml:space="preserve"> </w:t>
      </w:r>
      <w:r w:rsidR="001C097B">
        <w:rPr>
          <w:rFonts w:ascii="Times New Roman" w:hAnsi="Times New Roman" w:cs="Times New Roman" w:hint="eastAsia"/>
          <w:sz w:val="22"/>
          <w:szCs w:val="22"/>
        </w:rPr>
        <w:t>(Saenz, 2019)</w:t>
      </w:r>
      <w:r w:rsidR="00C22E2A" w:rsidRPr="00C22E2A">
        <w:rPr>
          <w:rFonts w:ascii="Times New Roman" w:hAnsi="Times New Roman" w:cs="Times New Roman"/>
          <w:sz w:val="22"/>
          <w:szCs w:val="22"/>
        </w:rPr>
        <w:t xml:space="preserve">. When managers frame </w:t>
      </w:r>
      <w:del w:id="233" w:author="Jinyu HE" w:date="2026-02-24T15:29:00Z" w16du:dateUtc="2026-02-24T07:29:00Z">
        <w:r w:rsidR="00C22E2A" w:rsidRPr="00C22E2A" w:rsidDel="00770800">
          <w:rPr>
            <w:rFonts w:ascii="Times New Roman" w:hAnsi="Times New Roman" w:cs="Times New Roman"/>
            <w:sz w:val="22"/>
            <w:szCs w:val="22"/>
          </w:rPr>
          <w:delText xml:space="preserve">their </w:delText>
        </w:r>
      </w:del>
      <w:ins w:id="234" w:author="Jinyu HE" w:date="2026-02-24T15:29:00Z" w16du:dateUtc="2026-02-24T07:29:00Z">
        <w:r w:rsidR="00770800">
          <w:rPr>
            <w:rFonts w:ascii="Times New Roman" w:hAnsi="Times New Roman" w:cs="Times New Roman"/>
            <w:sz w:val="22"/>
            <w:szCs w:val="22"/>
          </w:rPr>
          <w:t xml:space="preserve">such </w:t>
        </w:r>
      </w:ins>
      <w:r w:rsidR="00C22E2A" w:rsidRPr="00C22E2A">
        <w:rPr>
          <w:rFonts w:ascii="Times New Roman" w:hAnsi="Times New Roman" w:cs="Times New Roman"/>
          <w:sz w:val="22"/>
          <w:szCs w:val="22"/>
        </w:rPr>
        <w:t xml:space="preserve">actions as a commitment to </w:t>
      </w:r>
      <w:del w:id="235" w:author="Jinyu HE" w:date="2026-02-24T15:13:00Z" w16du:dateUtc="2026-02-24T07:13:00Z">
        <w:r w:rsidR="00C22E2A" w:rsidRPr="00C22E2A" w:rsidDel="00250CC1">
          <w:rPr>
            <w:rFonts w:ascii="Times New Roman" w:hAnsi="Times New Roman" w:cs="Times New Roman"/>
            <w:sz w:val="22"/>
            <w:szCs w:val="22"/>
          </w:rPr>
          <w:delText>a new</w:delText>
        </w:r>
      </w:del>
      <w:ins w:id="236" w:author="Jinyu HE" w:date="2026-02-24T15:13:00Z" w16du:dateUtc="2026-02-24T07:13:00Z">
        <w:r w:rsidR="00250CC1">
          <w:rPr>
            <w:rFonts w:ascii="Times New Roman" w:hAnsi="Times New Roman" w:cs="Times New Roman"/>
            <w:sz w:val="22"/>
            <w:szCs w:val="22"/>
          </w:rPr>
          <w:t>an</w:t>
        </w:r>
      </w:ins>
      <w:r w:rsidR="00C22E2A" w:rsidRPr="00C22E2A">
        <w:rPr>
          <w:rFonts w:ascii="Times New Roman" w:hAnsi="Times New Roman" w:cs="Times New Roman"/>
          <w:sz w:val="22"/>
          <w:szCs w:val="22"/>
        </w:rPr>
        <w:t xml:space="preserve"> identity rather than the accumulation of credits, the psychological mechanism of </w:t>
      </w:r>
      <w:ins w:id="237" w:author="Jinyu HE" w:date="2026-02-24T15:13:00Z" w16du:dateUtc="2026-02-24T07:13:00Z">
        <w:r w:rsidR="00250CC1">
          <w:rPr>
            <w:rFonts w:ascii="Times New Roman" w:hAnsi="Times New Roman" w:cs="Times New Roman"/>
            <w:sz w:val="22"/>
            <w:szCs w:val="22"/>
          </w:rPr>
          <w:t xml:space="preserve">moral </w:t>
        </w:r>
      </w:ins>
      <w:r w:rsidR="00C22E2A" w:rsidRPr="00C22E2A">
        <w:rPr>
          <w:rFonts w:ascii="Times New Roman" w:hAnsi="Times New Roman" w:cs="Times New Roman"/>
          <w:sz w:val="22"/>
          <w:szCs w:val="22"/>
        </w:rPr>
        <w:t xml:space="preserve">licensing is deactivated. Thus, we predict that industry culpability attenuates the </w:t>
      </w:r>
      <w:ins w:id="238" w:author="Jinyu HE" w:date="2026-02-24T15:28:00Z" w16du:dateUtc="2026-02-24T07:28:00Z">
        <w:r w:rsidR="007A4239">
          <w:rPr>
            <w:rFonts w:ascii="Times New Roman" w:hAnsi="Times New Roman" w:cs="Times New Roman"/>
            <w:sz w:val="22"/>
            <w:szCs w:val="22"/>
          </w:rPr>
          <w:t xml:space="preserve">positive </w:t>
        </w:r>
      </w:ins>
      <w:del w:id="239" w:author="Jinyu HE" w:date="2026-02-24T15:14:00Z" w16du:dateUtc="2026-02-24T07:14:00Z">
        <w:r w:rsidR="00C22E2A" w:rsidRPr="00C22E2A" w:rsidDel="00203518">
          <w:rPr>
            <w:rFonts w:ascii="Times New Roman" w:hAnsi="Times New Roman" w:cs="Times New Roman"/>
            <w:sz w:val="22"/>
            <w:szCs w:val="22"/>
          </w:rPr>
          <w:delText xml:space="preserve">link </w:delText>
        </w:r>
      </w:del>
      <w:ins w:id="240" w:author="Jinyu HE" w:date="2026-02-24T15:14:00Z" w16du:dateUtc="2026-02-24T07:14:00Z">
        <w:r w:rsidR="00203518">
          <w:rPr>
            <w:rFonts w:ascii="Times New Roman" w:hAnsi="Times New Roman" w:cs="Times New Roman"/>
            <w:sz w:val="22"/>
            <w:szCs w:val="22"/>
          </w:rPr>
          <w:t>relationship</w:t>
        </w:r>
        <w:r w:rsidR="00203518" w:rsidRPr="00C22E2A">
          <w:rPr>
            <w:rFonts w:ascii="Times New Roman" w:hAnsi="Times New Roman" w:cs="Times New Roman"/>
            <w:sz w:val="22"/>
            <w:szCs w:val="22"/>
          </w:rPr>
          <w:t xml:space="preserve"> </w:t>
        </w:r>
      </w:ins>
      <w:r w:rsidR="00C22E2A" w:rsidRPr="00C22E2A">
        <w:rPr>
          <w:rFonts w:ascii="Times New Roman" w:hAnsi="Times New Roman" w:cs="Times New Roman"/>
          <w:sz w:val="22"/>
          <w:szCs w:val="22"/>
        </w:rPr>
        <w:t xml:space="preserve">between ESG </w:t>
      </w:r>
      <w:ins w:id="241" w:author="Jinyu HE" w:date="2026-02-24T15:14:00Z" w16du:dateUtc="2026-02-24T07:14:00Z">
        <w:r w:rsidR="00203518">
          <w:rPr>
            <w:rFonts w:ascii="Times New Roman" w:hAnsi="Times New Roman" w:cs="Times New Roman"/>
            <w:sz w:val="22"/>
            <w:szCs w:val="22"/>
          </w:rPr>
          <w:t xml:space="preserve">engagement </w:t>
        </w:r>
      </w:ins>
      <w:r w:rsidR="00C22E2A" w:rsidRPr="00C22E2A">
        <w:rPr>
          <w:rFonts w:ascii="Times New Roman" w:hAnsi="Times New Roman" w:cs="Times New Roman"/>
          <w:sz w:val="22"/>
          <w:szCs w:val="22"/>
        </w:rPr>
        <w:t>and earnings management.</w:t>
      </w:r>
      <w:r w:rsidR="002B5B18">
        <w:rPr>
          <w:rFonts w:ascii="Times New Roman" w:hAnsi="Times New Roman" w:cs="Times New Roman" w:hint="eastAsia"/>
          <w:sz w:val="22"/>
          <w:szCs w:val="22"/>
        </w:rPr>
        <w:t xml:space="preserve"> </w:t>
      </w:r>
      <w:r w:rsidR="002B5B18" w:rsidRPr="002B5B18">
        <w:rPr>
          <w:rFonts w:ascii="Times New Roman" w:hAnsi="Times New Roman" w:cs="Times New Roman"/>
          <w:sz w:val="22"/>
          <w:szCs w:val="22"/>
        </w:rPr>
        <w:t xml:space="preserve">Using data from </w:t>
      </w:r>
      <w:r w:rsidR="002B5B18">
        <w:rPr>
          <w:rFonts w:ascii="Times New Roman" w:hAnsi="Times New Roman" w:cs="Times New Roman" w:hint="eastAsia"/>
          <w:sz w:val="22"/>
          <w:szCs w:val="22"/>
        </w:rPr>
        <w:t>U.S. public</w:t>
      </w:r>
      <w:r w:rsidR="002B5B18" w:rsidRPr="002B5B18">
        <w:rPr>
          <w:rFonts w:ascii="Times New Roman" w:hAnsi="Times New Roman" w:cs="Times New Roman"/>
          <w:sz w:val="22"/>
          <w:szCs w:val="22"/>
        </w:rPr>
        <w:t xml:space="preserve"> companies from 20</w:t>
      </w:r>
      <w:r w:rsidR="006F2F0A">
        <w:rPr>
          <w:rFonts w:ascii="Times New Roman" w:hAnsi="Times New Roman" w:cs="Times New Roman" w:hint="eastAsia"/>
          <w:sz w:val="22"/>
          <w:szCs w:val="22"/>
        </w:rPr>
        <w:t>0</w:t>
      </w:r>
      <w:r w:rsidR="002B5B18" w:rsidRPr="002B5B18">
        <w:rPr>
          <w:rFonts w:ascii="Times New Roman" w:hAnsi="Times New Roman" w:cs="Times New Roman"/>
          <w:sz w:val="22"/>
          <w:szCs w:val="22"/>
        </w:rPr>
        <w:t xml:space="preserve">0 to </w:t>
      </w:r>
      <w:r w:rsidR="006E065D" w:rsidRPr="002B5B18">
        <w:rPr>
          <w:rFonts w:ascii="Times New Roman" w:hAnsi="Times New Roman" w:cs="Times New Roman"/>
          <w:sz w:val="22"/>
          <w:szCs w:val="22"/>
        </w:rPr>
        <w:t>202</w:t>
      </w:r>
      <w:r w:rsidR="006E065D">
        <w:rPr>
          <w:rFonts w:ascii="Times New Roman" w:hAnsi="Times New Roman" w:cs="Times New Roman"/>
          <w:sz w:val="22"/>
          <w:szCs w:val="22"/>
        </w:rPr>
        <w:t>2</w:t>
      </w:r>
      <w:r w:rsidR="002B5B18" w:rsidRPr="002B5B18">
        <w:rPr>
          <w:rFonts w:ascii="Times New Roman" w:hAnsi="Times New Roman" w:cs="Times New Roman"/>
          <w:sz w:val="22"/>
          <w:szCs w:val="22"/>
        </w:rPr>
        <w:t>, we find strong</w:t>
      </w:r>
      <w:ins w:id="242" w:author="Jinyu HE" w:date="2026-02-24T15:29:00Z" w16du:dateUtc="2026-02-24T07:29:00Z">
        <w:r w:rsidR="001A7664">
          <w:rPr>
            <w:rFonts w:ascii="Times New Roman" w:hAnsi="Times New Roman" w:cs="Times New Roman"/>
            <w:sz w:val="22"/>
            <w:szCs w:val="22"/>
          </w:rPr>
          <w:t xml:space="preserve"> empirical</w:t>
        </w:r>
      </w:ins>
      <w:r w:rsidR="002B5B18" w:rsidRPr="002B5B18">
        <w:rPr>
          <w:rFonts w:ascii="Times New Roman" w:hAnsi="Times New Roman" w:cs="Times New Roman"/>
          <w:sz w:val="22"/>
          <w:szCs w:val="22"/>
        </w:rPr>
        <w:t xml:space="preserve"> evidence </w:t>
      </w:r>
      <w:del w:id="243" w:author="Jinyu HE" w:date="2026-02-24T15:29:00Z" w16du:dateUtc="2026-02-24T07:29:00Z">
        <w:r w:rsidR="002B5B18" w:rsidRPr="002B5B18" w:rsidDel="001A7664">
          <w:rPr>
            <w:rFonts w:ascii="Times New Roman" w:hAnsi="Times New Roman" w:cs="Times New Roman"/>
            <w:sz w:val="22"/>
            <w:szCs w:val="22"/>
          </w:rPr>
          <w:delText xml:space="preserve">supporting </w:delText>
        </w:r>
      </w:del>
      <w:ins w:id="244" w:author="Jinyu HE" w:date="2026-02-24T15:29:00Z" w16du:dateUtc="2026-02-24T07:29:00Z">
        <w:r w:rsidR="001A7664">
          <w:rPr>
            <w:rFonts w:ascii="Times New Roman" w:hAnsi="Times New Roman" w:cs="Times New Roman"/>
            <w:sz w:val="22"/>
            <w:szCs w:val="22"/>
          </w:rPr>
          <w:t>for</w:t>
        </w:r>
        <w:r w:rsidR="001A7664" w:rsidRPr="002B5B18">
          <w:rPr>
            <w:rFonts w:ascii="Times New Roman" w:hAnsi="Times New Roman" w:cs="Times New Roman"/>
            <w:sz w:val="22"/>
            <w:szCs w:val="22"/>
          </w:rPr>
          <w:t xml:space="preserve"> </w:t>
        </w:r>
      </w:ins>
      <w:r w:rsidR="002B5B18" w:rsidRPr="002B5B18">
        <w:rPr>
          <w:rFonts w:ascii="Times New Roman" w:hAnsi="Times New Roman" w:cs="Times New Roman"/>
          <w:sz w:val="22"/>
          <w:szCs w:val="22"/>
        </w:rPr>
        <w:t>our predictions.</w:t>
      </w:r>
    </w:p>
    <w:p w14:paraId="01B08488" w14:textId="59852507" w:rsidR="00446C65" w:rsidRPr="00A40B7C" w:rsidRDefault="006E76A9" w:rsidP="00EA39B8">
      <w:pPr>
        <w:ind w:firstLine="567"/>
        <w:jc w:val="both"/>
        <w:rPr>
          <w:rFonts w:ascii="Times New Roman" w:hAnsi="Times New Roman" w:cs="Times New Roman"/>
          <w:sz w:val="22"/>
          <w:szCs w:val="22"/>
        </w:rPr>
      </w:pPr>
      <w:r w:rsidRPr="00A40B7C">
        <w:rPr>
          <w:rFonts w:ascii="Times New Roman" w:hAnsi="Times New Roman" w:cs="Times New Roman" w:hint="eastAsia"/>
          <w:sz w:val="22"/>
          <w:szCs w:val="22"/>
        </w:rPr>
        <w:t xml:space="preserve">Our </w:t>
      </w:r>
      <w:r w:rsidRPr="00A40B7C">
        <w:rPr>
          <w:rFonts w:ascii="Times New Roman" w:hAnsi="Times New Roman" w:cs="Times New Roman"/>
          <w:sz w:val="22"/>
          <w:szCs w:val="22"/>
        </w:rPr>
        <w:t>study makes</w:t>
      </w:r>
      <w:r w:rsidR="00FA2365" w:rsidRPr="00A40B7C">
        <w:rPr>
          <w:rFonts w:ascii="Times New Roman" w:hAnsi="Times New Roman" w:cs="Times New Roman" w:hint="eastAsia"/>
          <w:sz w:val="22"/>
          <w:szCs w:val="22"/>
        </w:rPr>
        <w:t xml:space="preserve"> </w:t>
      </w:r>
      <w:r w:rsidR="58837DA4" w:rsidRPr="00A40B7C">
        <w:rPr>
          <w:rFonts w:ascii="Times New Roman" w:hAnsi="Times New Roman" w:cs="Times New Roman"/>
          <w:sz w:val="22"/>
          <w:szCs w:val="22"/>
        </w:rPr>
        <w:t xml:space="preserve">two key </w:t>
      </w:r>
      <w:r w:rsidRPr="00A40B7C">
        <w:rPr>
          <w:rFonts w:ascii="Times New Roman" w:hAnsi="Times New Roman" w:cs="Times New Roman"/>
          <w:sz w:val="22"/>
          <w:szCs w:val="22"/>
        </w:rPr>
        <w:t xml:space="preserve">contributions to </w:t>
      </w:r>
      <w:ins w:id="245" w:author="Jinyu HE" w:date="2026-02-24T15:32:00Z" w16du:dateUtc="2026-02-24T07:32:00Z">
        <w:r w:rsidR="00595D13">
          <w:rPr>
            <w:rFonts w:ascii="Times New Roman" w:hAnsi="Times New Roman" w:cs="Times New Roman"/>
            <w:sz w:val="22"/>
            <w:szCs w:val="22"/>
          </w:rPr>
          <w:t xml:space="preserve">the </w:t>
        </w:r>
      </w:ins>
      <w:r w:rsidR="07193A18" w:rsidRPr="00A40B7C">
        <w:rPr>
          <w:rFonts w:ascii="Times New Roman" w:hAnsi="Times New Roman" w:cs="Times New Roman"/>
          <w:sz w:val="22"/>
          <w:szCs w:val="22"/>
        </w:rPr>
        <w:t>literature</w:t>
      </w:r>
      <w:r w:rsidRPr="00A40B7C">
        <w:rPr>
          <w:rFonts w:ascii="Times New Roman" w:hAnsi="Times New Roman" w:cs="Times New Roman"/>
          <w:sz w:val="22"/>
          <w:szCs w:val="22"/>
        </w:rPr>
        <w:t xml:space="preserve">. </w:t>
      </w:r>
      <w:r w:rsidR="003D49B2" w:rsidRPr="00A40B7C">
        <w:rPr>
          <w:rFonts w:ascii="Times New Roman" w:hAnsi="Times New Roman" w:cs="Times New Roman"/>
          <w:sz w:val="22"/>
          <w:szCs w:val="22"/>
        </w:rPr>
        <w:t>First,</w:t>
      </w:r>
      <w:r w:rsidR="7F83DBA6" w:rsidRPr="00A40B7C">
        <w:rPr>
          <w:rFonts w:ascii="Times New Roman" w:hAnsi="Times New Roman" w:cs="Times New Roman"/>
          <w:sz w:val="22"/>
          <w:szCs w:val="22"/>
        </w:rPr>
        <w:t xml:space="preserve"> it challenges the </w:t>
      </w:r>
      <w:del w:id="246" w:author="Jinyu HE" w:date="2026-02-24T15:33:00Z" w16du:dateUtc="2026-02-24T07:33:00Z">
        <w:r w:rsidR="7F83DBA6" w:rsidRPr="00A40B7C" w:rsidDel="00841E0E">
          <w:rPr>
            <w:rFonts w:ascii="Times New Roman" w:hAnsi="Times New Roman" w:cs="Times New Roman"/>
            <w:sz w:val="22"/>
            <w:szCs w:val="22"/>
          </w:rPr>
          <w:delText>pre</w:delText>
        </w:r>
      </w:del>
      <w:r w:rsidR="7F83DBA6" w:rsidRPr="00A40B7C">
        <w:rPr>
          <w:rFonts w:ascii="Times New Roman" w:hAnsi="Times New Roman" w:cs="Times New Roman"/>
          <w:sz w:val="22"/>
          <w:szCs w:val="22"/>
        </w:rPr>
        <w:t xml:space="preserve">dominant assumption in the </w:t>
      </w:r>
      <w:r w:rsidR="5794E2FC" w:rsidRPr="00A40B7C">
        <w:rPr>
          <w:rFonts w:ascii="Times New Roman" w:hAnsi="Times New Roman" w:cs="Times New Roman"/>
          <w:sz w:val="22"/>
          <w:szCs w:val="22"/>
        </w:rPr>
        <w:t xml:space="preserve">CSR </w:t>
      </w:r>
      <w:r w:rsidR="7F83DBA6" w:rsidRPr="00A40B7C">
        <w:rPr>
          <w:rFonts w:ascii="Times New Roman" w:hAnsi="Times New Roman" w:cs="Times New Roman"/>
          <w:sz w:val="22"/>
          <w:szCs w:val="22"/>
        </w:rPr>
        <w:t xml:space="preserve">literature that firms primarily </w:t>
      </w:r>
      <w:r w:rsidR="2E0B5C84" w:rsidRPr="00A40B7C">
        <w:rPr>
          <w:rFonts w:ascii="Times New Roman" w:hAnsi="Times New Roman" w:cs="Times New Roman"/>
          <w:sz w:val="22"/>
          <w:szCs w:val="22"/>
        </w:rPr>
        <w:t>employ</w:t>
      </w:r>
      <w:r w:rsidR="7F83DBA6" w:rsidRPr="00A40B7C">
        <w:rPr>
          <w:rFonts w:ascii="Times New Roman" w:hAnsi="Times New Roman" w:cs="Times New Roman"/>
          <w:sz w:val="22"/>
          <w:szCs w:val="22"/>
        </w:rPr>
        <w:t xml:space="preserve"> symbolic or manipulative measures to address stakeholder expectations while prioritizing shareholder interests. Instead, it investigates the possibility that firms might use earnings management to appease shareholders while committing resources to address </w:t>
      </w:r>
      <w:ins w:id="247" w:author="Jinyu HE" w:date="2026-02-24T15:33:00Z" w16du:dateUtc="2026-02-24T07:33:00Z">
        <w:r w:rsidR="00841E0E">
          <w:rPr>
            <w:rFonts w:ascii="Times New Roman" w:hAnsi="Times New Roman" w:cs="Times New Roman"/>
            <w:sz w:val="22"/>
            <w:szCs w:val="22"/>
          </w:rPr>
          <w:t xml:space="preserve">the </w:t>
        </w:r>
      </w:ins>
      <w:del w:id="248" w:author="Jinyu HE" w:date="2026-02-24T15:33:00Z" w16du:dateUtc="2026-02-24T07:33:00Z">
        <w:r w:rsidR="7F83DBA6" w:rsidRPr="00A40B7C" w:rsidDel="00841E0E">
          <w:rPr>
            <w:rFonts w:ascii="Times New Roman" w:hAnsi="Times New Roman" w:cs="Times New Roman"/>
            <w:sz w:val="22"/>
            <w:szCs w:val="22"/>
          </w:rPr>
          <w:delText xml:space="preserve">stakeholder </w:delText>
        </w:r>
      </w:del>
      <w:r w:rsidR="7F83DBA6" w:rsidRPr="00A40B7C">
        <w:rPr>
          <w:rFonts w:ascii="Times New Roman" w:hAnsi="Times New Roman" w:cs="Times New Roman"/>
          <w:sz w:val="22"/>
          <w:szCs w:val="22"/>
        </w:rPr>
        <w:t>needs</w:t>
      </w:r>
      <w:ins w:id="249" w:author="Jinyu HE" w:date="2026-02-24T15:33:00Z" w16du:dateUtc="2026-02-24T07:33:00Z">
        <w:r w:rsidR="00841E0E" w:rsidRPr="00841E0E">
          <w:rPr>
            <w:rFonts w:ascii="Times New Roman" w:hAnsi="Times New Roman" w:cs="Times New Roman"/>
            <w:sz w:val="22"/>
            <w:szCs w:val="22"/>
          </w:rPr>
          <w:t xml:space="preserve"> </w:t>
        </w:r>
        <w:r w:rsidR="00841E0E">
          <w:rPr>
            <w:rFonts w:ascii="Times New Roman" w:hAnsi="Times New Roman" w:cs="Times New Roman"/>
            <w:sz w:val="22"/>
            <w:szCs w:val="22"/>
          </w:rPr>
          <w:t xml:space="preserve">of other </w:t>
        </w:r>
        <w:r w:rsidR="00841E0E" w:rsidRPr="00A40B7C">
          <w:rPr>
            <w:rFonts w:ascii="Times New Roman" w:hAnsi="Times New Roman" w:cs="Times New Roman"/>
            <w:sz w:val="22"/>
            <w:szCs w:val="22"/>
          </w:rPr>
          <w:t>stakeholder</w:t>
        </w:r>
        <w:r w:rsidR="00841E0E">
          <w:rPr>
            <w:rFonts w:ascii="Times New Roman" w:hAnsi="Times New Roman" w:cs="Times New Roman"/>
            <w:sz w:val="22"/>
            <w:szCs w:val="22"/>
          </w:rPr>
          <w:t>s</w:t>
        </w:r>
      </w:ins>
      <w:r w:rsidR="7F83DBA6" w:rsidRPr="00A40B7C">
        <w:rPr>
          <w:rFonts w:ascii="Times New Roman" w:hAnsi="Times New Roman" w:cs="Times New Roman"/>
          <w:sz w:val="22"/>
          <w:szCs w:val="22"/>
        </w:rPr>
        <w:t xml:space="preserve">. This </w:t>
      </w:r>
      <w:del w:id="250" w:author="Jinyu HE" w:date="2026-02-24T15:34:00Z" w16du:dateUtc="2026-02-24T07:34:00Z">
        <w:r w:rsidR="7F83DBA6" w:rsidRPr="00A40B7C" w:rsidDel="00C561C8">
          <w:rPr>
            <w:rFonts w:ascii="Times New Roman" w:hAnsi="Times New Roman" w:cs="Times New Roman"/>
            <w:sz w:val="22"/>
            <w:szCs w:val="22"/>
          </w:rPr>
          <w:delText xml:space="preserve">approach </w:delText>
        </w:r>
      </w:del>
      <w:ins w:id="251" w:author="Jinyu HE" w:date="2026-02-24T15:34:00Z" w16du:dateUtc="2026-02-24T07:34:00Z">
        <w:r w:rsidR="00C561C8">
          <w:rPr>
            <w:rFonts w:ascii="Times New Roman" w:hAnsi="Times New Roman" w:cs="Times New Roman"/>
            <w:sz w:val="22"/>
            <w:szCs w:val="22"/>
          </w:rPr>
          <w:t>inquiry</w:t>
        </w:r>
        <w:r w:rsidR="00C561C8" w:rsidRPr="00A40B7C">
          <w:rPr>
            <w:rFonts w:ascii="Times New Roman" w:hAnsi="Times New Roman" w:cs="Times New Roman"/>
            <w:sz w:val="22"/>
            <w:szCs w:val="22"/>
          </w:rPr>
          <w:t xml:space="preserve"> </w:t>
        </w:r>
      </w:ins>
      <w:r w:rsidR="7F83DBA6" w:rsidRPr="00A40B7C">
        <w:rPr>
          <w:rFonts w:ascii="Times New Roman" w:hAnsi="Times New Roman" w:cs="Times New Roman"/>
          <w:sz w:val="22"/>
          <w:szCs w:val="22"/>
        </w:rPr>
        <w:t xml:space="preserve">reveals a more nuanced, bidirectional dynamic in how firms manage </w:t>
      </w:r>
      <w:del w:id="252" w:author="Jinyu HE" w:date="2026-02-24T15:34:00Z" w16du:dateUtc="2026-02-24T07:34:00Z">
        <w:r w:rsidR="7F83DBA6" w:rsidRPr="00A40B7C" w:rsidDel="00C561C8">
          <w:rPr>
            <w:rFonts w:ascii="Times New Roman" w:hAnsi="Times New Roman" w:cs="Times New Roman"/>
            <w:sz w:val="22"/>
            <w:szCs w:val="22"/>
          </w:rPr>
          <w:delText xml:space="preserve">the </w:delText>
        </w:r>
      </w:del>
      <w:r w:rsidR="7F83DBA6" w:rsidRPr="00A40B7C">
        <w:rPr>
          <w:rFonts w:ascii="Times New Roman" w:hAnsi="Times New Roman" w:cs="Times New Roman"/>
          <w:sz w:val="22"/>
          <w:szCs w:val="22"/>
        </w:rPr>
        <w:t>tension</w:t>
      </w:r>
      <w:ins w:id="253" w:author="Jinyu HE" w:date="2026-02-24T15:34:00Z" w16du:dateUtc="2026-02-24T07:34:00Z">
        <w:r w:rsidR="00C561C8">
          <w:rPr>
            <w:rFonts w:ascii="Times New Roman" w:hAnsi="Times New Roman" w:cs="Times New Roman"/>
            <w:sz w:val="22"/>
            <w:szCs w:val="22"/>
          </w:rPr>
          <w:t>s</w:t>
        </w:r>
      </w:ins>
      <w:r w:rsidR="7F83DBA6" w:rsidRPr="00A40B7C">
        <w:rPr>
          <w:rFonts w:ascii="Times New Roman" w:hAnsi="Times New Roman" w:cs="Times New Roman"/>
          <w:sz w:val="22"/>
          <w:szCs w:val="22"/>
        </w:rPr>
        <w:t xml:space="preserve"> between shareholders and </w:t>
      </w:r>
      <w:r w:rsidR="63D72BCD" w:rsidRPr="00A40B7C">
        <w:rPr>
          <w:rFonts w:ascii="Times New Roman" w:hAnsi="Times New Roman" w:cs="Times New Roman"/>
          <w:sz w:val="22"/>
          <w:szCs w:val="22"/>
        </w:rPr>
        <w:t xml:space="preserve">other </w:t>
      </w:r>
      <w:r w:rsidR="7F83DBA6" w:rsidRPr="00A40B7C">
        <w:rPr>
          <w:rFonts w:ascii="Times New Roman" w:hAnsi="Times New Roman" w:cs="Times New Roman"/>
          <w:sz w:val="22"/>
          <w:szCs w:val="22"/>
        </w:rPr>
        <w:t>stakeholders.</w:t>
      </w:r>
      <w:r w:rsidR="005B1FC8" w:rsidRPr="00A40B7C">
        <w:rPr>
          <w:rFonts w:ascii="Times New Roman" w:hAnsi="Times New Roman" w:cs="Times New Roman"/>
          <w:sz w:val="22"/>
          <w:szCs w:val="22"/>
        </w:rPr>
        <w:t xml:space="preserve"> Second, </w:t>
      </w:r>
      <w:r w:rsidR="75DC8AC2" w:rsidRPr="00A40B7C">
        <w:rPr>
          <w:rFonts w:ascii="Times New Roman" w:hAnsi="Times New Roman" w:cs="Times New Roman"/>
          <w:sz w:val="22"/>
          <w:szCs w:val="22"/>
        </w:rPr>
        <w:t>we introduc</w:t>
      </w:r>
      <w:r w:rsidR="1B0B4884" w:rsidRPr="00A40B7C">
        <w:rPr>
          <w:rFonts w:ascii="Times New Roman" w:hAnsi="Times New Roman" w:cs="Times New Roman"/>
          <w:sz w:val="22"/>
          <w:szCs w:val="22"/>
        </w:rPr>
        <w:t>e</w:t>
      </w:r>
      <w:r w:rsidR="75DC8AC2" w:rsidRPr="00A40B7C">
        <w:rPr>
          <w:rFonts w:ascii="Times New Roman" w:hAnsi="Times New Roman" w:cs="Times New Roman"/>
          <w:sz w:val="22"/>
          <w:szCs w:val="22"/>
        </w:rPr>
        <w:t xml:space="preserve"> </w:t>
      </w:r>
      <w:r w:rsidR="005B1FC8" w:rsidRPr="00A40B7C">
        <w:rPr>
          <w:rFonts w:ascii="Times New Roman" w:hAnsi="Times New Roman" w:cs="Times New Roman"/>
          <w:sz w:val="22"/>
          <w:szCs w:val="22"/>
        </w:rPr>
        <w:t xml:space="preserve">moral licensing theory from psychology </w:t>
      </w:r>
      <w:del w:id="254" w:author="Jinyu HE" w:date="2026-02-24T15:35:00Z" w16du:dateUtc="2026-02-24T07:35:00Z">
        <w:r w:rsidR="00E80D40" w:rsidRPr="00A40B7C" w:rsidDel="00F45F44">
          <w:rPr>
            <w:rFonts w:ascii="Times New Roman" w:hAnsi="Times New Roman" w:cs="Times New Roman"/>
            <w:sz w:val="22"/>
            <w:szCs w:val="22"/>
          </w:rPr>
          <w:delText xml:space="preserve">into </w:delText>
        </w:r>
      </w:del>
      <w:ins w:id="255" w:author="Jinyu HE" w:date="2026-02-24T15:35:00Z" w16du:dateUtc="2026-02-24T07:35:00Z">
        <w:r w:rsidR="00F45F44">
          <w:rPr>
            <w:rFonts w:ascii="Times New Roman" w:hAnsi="Times New Roman" w:cs="Times New Roman"/>
            <w:sz w:val="22"/>
            <w:szCs w:val="22"/>
          </w:rPr>
          <w:t>to</w:t>
        </w:r>
        <w:r w:rsidR="00F45F44" w:rsidRPr="00A40B7C">
          <w:rPr>
            <w:rFonts w:ascii="Times New Roman" w:hAnsi="Times New Roman" w:cs="Times New Roman"/>
            <w:sz w:val="22"/>
            <w:szCs w:val="22"/>
          </w:rPr>
          <w:t xml:space="preserve"> </w:t>
        </w:r>
      </w:ins>
      <w:r w:rsidR="00E80D40" w:rsidRPr="00A40B7C">
        <w:rPr>
          <w:rFonts w:ascii="Times New Roman" w:hAnsi="Times New Roman" w:cs="Times New Roman"/>
          <w:sz w:val="22"/>
          <w:szCs w:val="22"/>
        </w:rPr>
        <w:t>earnings</w:t>
      </w:r>
      <w:r w:rsidR="7DC89AEF" w:rsidRPr="00A40B7C">
        <w:rPr>
          <w:rFonts w:ascii="Times New Roman" w:hAnsi="Times New Roman" w:cs="Times New Roman"/>
          <w:sz w:val="22"/>
          <w:szCs w:val="22"/>
        </w:rPr>
        <w:t xml:space="preserve"> management </w:t>
      </w:r>
      <w:r w:rsidR="005B1FC8" w:rsidRPr="00A40B7C">
        <w:rPr>
          <w:rFonts w:ascii="Times New Roman" w:hAnsi="Times New Roman" w:cs="Times New Roman"/>
          <w:sz w:val="22"/>
          <w:szCs w:val="22"/>
        </w:rPr>
        <w:t xml:space="preserve">research. </w:t>
      </w:r>
      <w:r w:rsidR="5F985120" w:rsidRPr="00A40B7C">
        <w:rPr>
          <w:rFonts w:ascii="Times New Roman" w:hAnsi="Times New Roman" w:cs="Times New Roman"/>
          <w:sz w:val="22"/>
          <w:szCs w:val="22"/>
        </w:rPr>
        <w:t xml:space="preserve">This theoretical lens provides a </w:t>
      </w:r>
      <w:del w:id="256" w:author="Jinyu HE" w:date="2026-02-24T15:36:00Z" w16du:dateUtc="2026-02-24T07:36:00Z">
        <w:r w:rsidR="5F985120" w:rsidRPr="00A40B7C" w:rsidDel="00846827">
          <w:rPr>
            <w:rFonts w:ascii="Times New Roman" w:hAnsi="Times New Roman" w:cs="Times New Roman"/>
            <w:sz w:val="22"/>
            <w:szCs w:val="22"/>
          </w:rPr>
          <w:delText xml:space="preserve">new </w:delText>
        </w:r>
      </w:del>
      <w:ins w:id="257" w:author="Jinyu HE" w:date="2026-02-24T15:36:00Z" w16du:dateUtc="2026-02-24T07:36:00Z">
        <w:r w:rsidR="00846827">
          <w:rPr>
            <w:rFonts w:ascii="Times New Roman" w:hAnsi="Times New Roman" w:cs="Times New Roman"/>
            <w:sz w:val="22"/>
            <w:szCs w:val="22"/>
          </w:rPr>
          <w:t>novel</w:t>
        </w:r>
        <w:r w:rsidR="00846827" w:rsidRPr="00A40B7C">
          <w:rPr>
            <w:rFonts w:ascii="Times New Roman" w:hAnsi="Times New Roman" w:cs="Times New Roman"/>
            <w:sz w:val="22"/>
            <w:szCs w:val="22"/>
          </w:rPr>
          <w:t xml:space="preserve"> </w:t>
        </w:r>
      </w:ins>
      <w:r w:rsidR="5F985120" w:rsidRPr="00A40B7C">
        <w:rPr>
          <w:rFonts w:ascii="Times New Roman" w:hAnsi="Times New Roman" w:cs="Times New Roman"/>
          <w:sz w:val="22"/>
          <w:szCs w:val="22"/>
        </w:rPr>
        <w:t xml:space="preserve">perspective for understanding why firms </w:t>
      </w:r>
      <w:del w:id="258" w:author="Jinyu HE" w:date="2026-02-24T15:36:00Z" w16du:dateUtc="2026-02-24T07:36:00Z">
        <w:r w:rsidR="5F985120" w:rsidRPr="00A40B7C" w:rsidDel="00846827">
          <w:rPr>
            <w:rFonts w:ascii="Times New Roman" w:hAnsi="Times New Roman" w:cs="Times New Roman"/>
            <w:sz w:val="22"/>
            <w:szCs w:val="22"/>
          </w:rPr>
          <w:delText xml:space="preserve">might </w:delText>
        </w:r>
      </w:del>
      <w:r w:rsidR="5F985120" w:rsidRPr="00A40B7C">
        <w:rPr>
          <w:rFonts w:ascii="Times New Roman" w:hAnsi="Times New Roman" w:cs="Times New Roman"/>
          <w:sz w:val="22"/>
          <w:szCs w:val="22"/>
        </w:rPr>
        <w:t xml:space="preserve">engage in earnings management, suggesting that past </w:t>
      </w:r>
      <w:del w:id="259" w:author="Jinyu HE" w:date="2026-02-24T15:36:00Z" w16du:dateUtc="2026-02-24T07:36:00Z">
        <w:r w:rsidR="5F985120" w:rsidRPr="00A40B7C" w:rsidDel="00846827">
          <w:rPr>
            <w:rFonts w:ascii="Times New Roman" w:hAnsi="Times New Roman" w:cs="Times New Roman"/>
            <w:sz w:val="22"/>
            <w:szCs w:val="22"/>
          </w:rPr>
          <w:delText xml:space="preserve">ethical </w:delText>
        </w:r>
      </w:del>
      <w:ins w:id="260" w:author="Jinyu HE" w:date="2026-02-24T15:36:00Z" w16du:dateUtc="2026-02-24T07:36:00Z">
        <w:r w:rsidR="00846827">
          <w:rPr>
            <w:rFonts w:ascii="Times New Roman" w:hAnsi="Times New Roman" w:cs="Times New Roman"/>
            <w:sz w:val="22"/>
            <w:szCs w:val="22"/>
          </w:rPr>
          <w:t>prosocial</w:t>
        </w:r>
        <w:r w:rsidR="00846827" w:rsidRPr="00A40B7C">
          <w:rPr>
            <w:rFonts w:ascii="Times New Roman" w:hAnsi="Times New Roman" w:cs="Times New Roman"/>
            <w:sz w:val="22"/>
            <w:szCs w:val="22"/>
          </w:rPr>
          <w:t xml:space="preserve"> </w:t>
        </w:r>
      </w:ins>
      <w:r w:rsidR="5F985120" w:rsidRPr="00A40B7C">
        <w:rPr>
          <w:rFonts w:ascii="Times New Roman" w:hAnsi="Times New Roman" w:cs="Times New Roman"/>
          <w:sz w:val="22"/>
          <w:szCs w:val="22"/>
        </w:rPr>
        <w:t>actions can psychologically justify less ethical financial practices</w:t>
      </w:r>
      <w:r w:rsidR="6669D033" w:rsidRPr="00A40B7C">
        <w:rPr>
          <w:rFonts w:ascii="Times New Roman" w:hAnsi="Times New Roman" w:cs="Times New Roman"/>
          <w:sz w:val="22"/>
          <w:szCs w:val="22"/>
        </w:rPr>
        <w:t>.</w:t>
      </w:r>
    </w:p>
    <w:p w14:paraId="2687A8BB" w14:textId="77777777" w:rsidR="006A16DA" w:rsidRPr="00A40B7C" w:rsidRDefault="006A16DA" w:rsidP="00EA39B8">
      <w:pPr>
        <w:ind w:firstLine="567"/>
        <w:jc w:val="both"/>
        <w:rPr>
          <w:rFonts w:ascii="Times New Roman" w:hAnsi="Times New Roman" w:cs="Times New Roman"/>
          <w:sz w:val="22"/>
          <w:szCs w:val="22"/>
        </w:rPr>
      </w:pPr>
    </w:p>
    <w:p w14:paraId="46DFB30D" w14:textId="651A6256" w:rsidR="00447190" w:rsidRPr="00A40B7C" w:rsidRDefault="00163E54" w:rsidP="00EA39B8">
      <w:pPr>
        <w:jc w:val="center"/>
        <w:rPr>
          <w:rFonts w:ascii="Times New Roman" w:hAnsi="Times New Roman" w:cs="Times New Roman"/>
          <w:sz w:val="22"/>
          <w:szCs w:val="22"/>
        </w:rPr>
      </w:pPr>
      <w:r w:rsidRPr="00A40B7C">
        <w:rPr>
          <w:rFonts w:ascii="Times New Roman" w:hAnsi="Times New Roman" w:cs="Times New Roman" w:hint="eastAsia"/>
          <w:b/>
          <w:sz w:val="22"/>
          <w:szCs w:val="22"/>
        </w:rPr>
        <w:t>BACKGROUND AND THEORY</w:t>
      </w:r>
    </w:p>
    <w:p w14:paraId="0EE4CCD2" w14:textId="78B5A53F" w:rsidR="00447190" w:rsidRPr="00A40B7C" w:rsidRDefault="00447190" w:rsidP="00EA39B8">
      <w:pPr>
        <w:rPr>
          <w:rFonts w:ascii="Times New Roman" w:hAnsi="Times New Roman" w:cs="Times New Roman"/>
          <w:b/>
          <w:sz w:val="22"/>
          <w:szCs w:val="22"/>
        </w:rPr>
      </w:pPr>
      <w:r w:rsidRPr="00A40B7C">
        <w:rPr>
          <w:rFonts w:ascii="Times New Roman" w:hAnsi="Times New Roman" w:cs="Times New Roman"/>
          <w:b/>
          <w:sz w:val="22"/>
          <w:szCs w:val="22"/>
        </w:rPr>
        <w:t xml:space="preserve">Corporate Responses to Tensions Between </w:t>
      </w:r>
      <w:r w:rsidR="00FE1C92" w:rsidRPr="00A40B7C">
        <w:rPr>
          <w:rFonts w:ascii="Times New Roman" w:hAnsi="Times New Roman" w:cs="Times New Roman"/>
          <w:b/>
          <w:sz w:val="22"/>
          <w:szCs w:val="22"/>
        </w:rPr>
        <w:t xml:space="preserve">Shareholder and </w:t>
      </w:r>
      <w:r w:rsidR="00C66121" w:rsidRPr="00A40B7C">
        <w:rPr>
          <w:rFonts w:ascii="Times New Roman" w:hAnsi="Times New Roman" w:cs="Times New Roman"/>
          <w:b/>
          <w:sz w:val="22"/>
          <w:szCs w:val="22"/>
        </w:rPr>
        <w:t xml:space="preserve">Other </w:t>
      </w:r>
      <w:r w:rsidRPr="00A40B7C">
        <w:rPr>
          <w:rFonts w:ascii="Times New Roman" w:hAnsi="Times New Roman" w:cs="Times New Roman"/>
          <w:b/>
          <w:sz w:val="22"/>
          <w:szCs w:val="22"/>
        </w:rPr>
        <w:t>Stakeholders</w:t>
      </w:r>
    </w:p>
    <w:p w14:paraId="339B23E9" w14:textId="3CE7E21A" w:rsidR="00AA7049" w:rsidRPr="00A40B7C" w:rsidRDefault="00447190" w:rsidP="007D5E16">
      <w:pPr>
        <w:ind w:firstLine="567"/>
        <w:jc w:val="both"/>
        <w:rPr>
          <w:rFonts w:ascii="Times New Roman" w:hAnsi="Times New Roman" w:cs="Times New Roman"/>
          <w:sz w:val="22"/>
          <w:szCs w:val="22"/>
        </w:rPr>
      </w:pPr>
      <w:r w:rsidRPr="00A40B7C">
        <w:rPr>
          <w:rFonts w:ascii="Times New Roman" w:hAnsi="Times New Roman" w:cs="Times New Roman"/>
          <w:sz w:val="22"/>
          <w:szCs w:val="22"/>
        </w:rPr>
        <w:t>The pursuit of multiple goals (e.g., economic, environmental, and social) requires firms to navigate</w:t>
      </w:r>
      <w:r w:rsidR="00E01123" w:rsidRPr="00A40B7C">
        <w:rPr>
          <w:rFonts w:ascii="Times New Roman" w:hAnsi="Times New Roman" w:cs="Times New Roman"/>
          <w:sz w:val="22"/>
          <w:szCs w:val="22"/>
        </w:rPr>
        <w:t xml:space="preserve"> the</w:t>
      </w:r>
      <w:r w:rsidRPr="00A40B7C">
        <w:rPr>
          <w:rFonts w:ascii="Times New Roman" w:hAnsi="Times New Roman" w:cs="Times New Roman"/>
          <w:sz w:val="22"/>
          <w:szCs w:val="22"/>
        </w:rPr>
        <w:t xml:space="preserve"> inherent tensions between </w:t>
      </w:r>
      <w:r w:rsidR="00E01123" w:rsidRPr="00A40B7C">
        <w:rPr>
          <w:rFonts w:ascii="Times New Roman" w:hAnsi="Times New Roman" w:cs="Times New Roman"/>
          <w:sz w:val="22"/>
          <w:szCs w:val="22"/>
        </w:rPr>
        <w:t xml:space="preserve">various </w:t>
      </w:r>
      <w:r w:rsidRPr="00A40B7C">
        <w:rPr>
          <w:rFonts w:ascii="Times New Roman" w:hAnsi="Times New Roman" w:cs="Times New Roman"/>
          <w:sz w:val="22"/>
          <w:szCs w:val="22"/>
        </w:rPr>
        <w:t xml:space="preserve">stakeholders with competing interests. These tensions </w:t>
      </w:r>
      <w:r w:rsidR="00C55D85" w:rsidRPr="00A40B7C">
        <w:rPr>
          <w:rFonts w:ascii="Times New Roman" w:hAnsi="Times New Roman" w:cs="Times New Roman"/>
          <w:sz w:val="22"/>
          <w:szCs w:val="22"/>
        </w:rPr>
        <w:t xml:space="preserve">arise </w:t>
      </w:r>
      <w:r w:rsidRPr="00A40B7C">
        <w:rPr>
          <w:rFonts w:ascii="Times New Roman" w:hAnsi="Times New Roman" w:cs="Times New Roman"/>
          <w:sz w:val="22"/>
          <w:szCs w:val="22"/>
        </w:rPr>
        <w:t>from the diverse expectations of stakeholder groups such as employees, suppliers, customers, investor, and the government, each of which may prioritize different outcomes</w:t>
      </w:r>
      <w:r w:rsidR="00F05A21"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(Freeman &amp; Reed, 1983; Wang et al., 2016)</w:t>
      </w:r>
      <w:r w:rsidRPr="00A40B7C">
        <w:rPr>
          <w:rFonts w:ascii="Times New Roman" w:hAnsi="Times New Roman" w:cs="Times New Roman"/>
          <w:sz w:val="22"/>
          <w:szCs w:val="22"/>
        </w:rPr>
        <w:t xml:space="preserve">. For instance, while </w:t>
      </w:r>
      <w:r w:rsidR="00354F19" w:rsidRPr="00A40B7C">
        <w:rPr>
          <w:rFonts w:ascii="Times New Roman" w:hAnsi="Times New Roman" w:cs="Times New Roman"/>
          <w:sz w:val="22"/>
          <w:szCs w:val="22"/>
        </w:rPr>
        <w:t xml:space="preserve">shareholders </w:t>
      </w:r>
      <w:r w:rsidRPr="00A40B7C">
        <w:rPr>
          <w:rFonts w:ascii="Times New Roman" w:hAnsi="Times New Roman" w:cs="Times New Roman"/>
          <w:sz w:val="22"/>
          <w:szCs w:val="22"/>
        </w:rPr>
        <w:t>may demand short-term financial returns, other stakeholders may push for long-term environmental sustainability or community welfare</w:t>
      </w:r>
      <w:r w:rsidR="00F05A21"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(Ortiz-de-Mandojana &amp; Bansal, 2016)</w:t>
      </w:r>
      <w:r w:rsidRPr="00A40B7C">
        <w:rPr>
          <w:rFonts w:ascii="Times New Roman" w:hAnsi="Times New Roman" w:cs="Times New Roman"/>
          <w:sz w:val="22"/>
          <w:szCs w:val="22"/>
        </w:rPr>
        <w:t>.</w:t>
      </w:r>
      <w:r w:rsidR="004A59D0" w:rsidRPr="00A40B7C">
        <w:rPr>
          <w:rFonts w:ascii="Times New Roman" w:hAnsi="Times New Roman" w:cs="Times New Roman"/>
          <w:sz w:val="22"/>
          <w:szCs w:val="22"/>
        </w:rPr>
        <w:t xml:space="preserve"> </w:t>
      </w:r>
      <w:r w:rsidRPr="00A40B7C">
        <w:rPr>
          <w:rFonts w:ascii="Times New Roman" w:hAnsi="Times New Roman" w:cs="Times New Roman"/>
          <w:sz w:val="22"/>
          <w:szCs w:val="22"/>
        </w:rPr>
        <w:t xml:space="preserve">The </w:t>
      </w:r>
      <w:r w:rsidR="004569D0" w:rsidRPr="00A40B7C">
        <w:rPr>
          <w:rFonts w:ascii="Times New Roman" w:hAnsi="Times New Roman" w:cs="Times New Roman"/>
          <w:sz w:val="22"/>
          <w:szCs w:val="22"/>
        </w:rPr>
        <w:t xml:space="preserve">ongoing </w:t>
      </w:r>
      <w:r w:rsidRPr="00A40B7C">
        <w:rPr>
          <w:rFonts w:ascii="Times New Roman" w:hAnsi="Times New Roman" w:cs="Times New Roman"/>
          <w:sz w:val="22"/>
          <w:szCs w:val="22"/>
        </w:rPr>
        <w:t xml:space="preserve">debate on corporate goals, ranging from shareholder primacy </w:t>
      </w:r>
      <w:r w:rsidR="00A74F1C" w:rsidRPr="00A40B7C">
        <w:rPr>
          <w:rFonts w:ascii="Times New Roman" w:hAnsi="Times New Roman" w:cs="Times New Roman"/>
          <w:sz w:val="22"/>
          <w:szCs w:val="22"/>
        </w:rPr>
        <w:t>(Friedman, 1970)</w:t>
      </w:r>
      <w:r w:rsidRPr="00A40B7C">
        <w:rPr>
          <w:rFonts w:ascii="Times New Roman" w:hAnsi="Times New Roman" w:cs="Times New Roman"/>
          <w:sz w:val="22"/>
          <w:szCs w:val="22"/>
        </w:rPr>
        <w:t xml:space="preserve"> to broader stakeholder approaches </w:t>
      </w:r>
      <w:r w:rsidR="00A74F1C" w:rsidRPr="00A40B7C">
        <w:rPr>
          <w:rFonts w:ascii="Times New Roman" w:hAnsi="Times New Roman" w:cs="Times New Roman"/>
          <w:sz w:val="22"/>
          <w:szCs w:val="22"/>
        </w:rPr>
        <w:t>(Freeman &amp; Reed, 1983; Jones, 1995; McWilliams &amp; Siegel, 2001)</w:t>
      </w:r>
      <w:r w:rsidRPr="00A40B7C">
        <w:rPr>
          <w:rFonts w:ascii="Times New Roman" w:hAnsi="Times New Roman" w:cs="Times New Roman"/>
          <w:sz w:val="22"/>
          <w:szCs w:val="22"/>
        </w:rPr>
        <w:t xml:space="preserve">, </w:t>
      </w:r>
      <w:r w:rsidR="004569D0" w:rsidRPr="00A40B7C">
        <w:rPr>
          <w:rFonts w:ascii="Times New Roman" w:hAnsi="Times New Roman" w:cs="Times New Roman"/>
          <w:sz w:val="22"/>
          <w:szCs w:val="22"/>
        </w:rPr>
        <w:t xml:space="preserve">underscores </w:t>
      </w:r>
      <w:r w:rsidRPr="00A40B7C">
        <w:rPr>
          <w:rFonts w:ascii="Times New Roman" w:hAnsi="Times New Roman" w:cs="Times New Roman"/>
          <w:sz w:val="22"/>
          <w:szCs w:val="22"/>
        </w:rPr>
        <w:t xml:space="preserve">the challenge of balancing these demands. Mounting calls for corporate accountability in areas like environmental protection and social equity </w:t>
      </w:r>
      <w:r w:rsidR="000B5142" w:rsidRPr="00A40B7C">
        <w:rPr>
          <w:rFonts w:ascii="Times New Roman" w:hAnsi="Times New Roman" w:cs="Times New Roman"/>
          <w:sz w:val="22"/>
          <w:szCs w:val="22"/>
        </w:rPr>
        <w:t>further complicate</w:t>
      </w:r>
      <w:r w:rsidRPr="00A40B7C">
        <w:rPr>
          <w:rFonts w:ascii="Times New Roman" w:hAnsi="Times New Roman" w:cs="Times New Roman"/>
          <w:sz w:val="22"/>
          <w:szCs w:val="22"/>
        </w:rPr>
        <w:t xml:space="preserve"> this balancing act</w:t>
      </w:r>
      <w:r w:rsidR="00E860B0"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(Aguilera, Rupp, Williams, &amp; Ganapathi, 2007)</w:t>
      </w:r>
      <w:r w:rsidRPr="00A40B7C">
        <w:rPr>
          <w:rFonts w:ascii="Times New Roman" w:hAnsi="Times New Roman" w:cs="Times New Roman"/>
          <w:sz w:val="22"/>
          <w:szCs w:val="22"/>
        </w:rPr>
        <w:t xml:space="preserve">. </w:t>
      </w:r>
      <w:r w:rsidR="002401FF" w:rsidRPr="00A40B7C">
        <w:rPr>
          <w:rFonts w:ascii="Times New Roman" w:hAnsi="Times New Roman" w:cs="Times New Roman"/>
          <w:sz w:val="22"/>
          <w:szCs w:val="22"/>
        </w:rPr>
        <w:t>Meanwhile, recent</w:t>
      </w:r>
      <w:r w:rsidR="00AA7049" w:rsidRPr="00A40B7C">
        <w:rPr>
          <w:rFonts w:ascii="Times New Roman" w:hAnsi="Times New Roman" w:cs="Times New Roman"/>
          <w:sz w:val="22"/>
          <w:szCs w:val="22"/>
        </w:rPr>
        <w:t xml:space="preserve"> </w:t>
      </w:r>
      <w:r w:rsidR="007C0F61" w:rsidRPr="00A40B7C">
        <w:rPr>
          <w:rFonts w:ascii="Times New Roman" w:hAnsi="Times New Roman" w:cs="Times New Roman"/>
          <w:sz w:val="22"/>
          <w:szCs w:val="22"/>
        </w:rPr>
        <w:t xml:space="preserve">development </w:t>
      </w:r>
      <w:r w:rsidR="00940E7D" w:rsidRPr="00A40B7C">
        <w:rPr>
          <w:rFonts w:ascii="Times New Roman" w:hAnsi="Times New Roman" w:cs="Times New Roman"/>
          <w:sz w:val="22"/>
          <w:szCs w:val="22"/>
        </w:rPr>
        <w:t>in</w:t>
      </w:r>
      <w:r w:rsidR="00200EE6" w:rsidRPr="00A40B7C">
        <w:rPr>
          <w:rFonts w:ascii="Times New Roman" w:hAnsi="Times New Roman" w:cs="Times New Roman"/>
          <w:sz w:val="22"/>
          <w:szCs w:val="22"/>
        </w:rPr>
        <w:t xml:space="preserve"> sustainability institutions and regulatory frameworks </w:t>
      </w:r>
      <w:r w:rsidR="00AA7049" w:rsidRPr="00A40B7C">
        <w:rPr>
          <w:rFonts w:ascii="Times New Roman" w:hAnsi="Times New Roman" w:cs="Times New Roman"/>
          <w:sz w:val="22"/>
          <w:szCs w:val="22"/>
        </w:rPr>
        <w:t xml:space="preserve">has </w:t>
      </w:r>
      <w:r w:rsidR="007C0F61" w:rsidRPr="00A40B7C">
        <w:rPr>
          <w:rFonts w:ascii="Times New Roman" w:hAnsi="Times New Roman" w:cs="Times New Roman"/>
          <w:sz w:val="22"/>
          <w:szCs w:val="22"/>
        </w:rPr>
        <w:t xml:space="preserve">further </w:t>
      </w:r>
      <w:r w:rsidR="00AA7049" w:rsidRPr="00A40B7C">
        <w:rPr>
          <w:rFonts w:ascii="Times New Roman" w:hAnsi="Times New Roman" w:cs="Times New Roman"/>
          <w:sz w:val="22"/>
          <w:szCs w:val="22"/>
        </w:rPr>
        <w:t xml:space="preserve">intensified these tensions maturation </w:t>
      </w:r>
      <w:r w:rsidR="00A74F1C" w:rsidRPr="00A40B7C">
        <w:rPr>
          <w:rFonts w:ascii="Times New Roman" w:hAnsi="Times New Roman" w:cs="Times New Roman"/>
          <w:sz w:val="22"/>
          <w:szCs w:val="22"/>
        </w:rPr>
        <w:t>(Smets, Morris, &amp; Greenwood, 2012)</w:t>
      </w:r>
      <w:r w:rsidR="00AA7049" w:rsidRPr="00A40B7C">
        <w:rPr>
          <w:rFonts w:ascii="Times New Roman" w:hAnsi="Times New Roman" w:cs="Times New Roman"/>
          <w:sz w:val="22"/>
          <w:szCs w:val="22"/>
        </w:rPr>
        <w:t>. For example, the introduction of standardized sustainability reporting systems, such as the Sustainability Accounting Standards Board (SASB) Standards</w:t>
      </w:r>
      <w:r w:rsidR="00A945C6" w:rsidRPr="00A40B7C">
        <w:rPr>
          <w:rStyle w:val="af6"/>
          <w:rFonts w:ascii="Times New Roman" w:hAnsi="Times New Roman" w:cs="Times New Roman"/>
          <w:sz w:val="22"/>
          <w:szCs w:val="22"/>
        </w:rPr>
        <w:footnoteReference w:id="3"/>
      </w:r>
      <w:r w:rsidR="00AA7049" w:rsidRPr="00A40B7C">
        <w:rPr>
          <w:rFonts w:ascii="Times New Roman" w:hAnsi="Times New Roman" w:cs="Times New Roman"/>
          <w:sz w:val="22"/>
          <w:szCs w:val="22"/>
        </w:rPr>
        <w:t>, and enhanced regulatory oversight, such as the SEC’s greenhouse gas (GHG) disclosure requirements</w:t>
      </w:r>
      <w:r w:rsidR="00370048" w:rsidRPr="00A40B7C">
        <w:rPr>
          <w:rStyle w:val="af6"/>
          <w:rFonts w:ascii="Times New Roman" w:hAnsi="Times New Roman" w:cs="Times New Roman"/>
          <w:sz w:val="22"/>
          <w:szCs w:val="22"/>
        </w:rPr>
        <w:footnoteReference w:id="4"/>
      </w:r>
      <w:r w:rsidR="00AA7049" w:rsidRPr="00A40B7C">
        <w:rPr>
          <w:rFonts w:ascii="Times New Roman" w:hAnsi="Times New Roman" w:cs="Times New Roman"/>
          <w:sz w:val="22"/>
          <w:szCs w:val="22"/>
        </w:rPr>
        <w:t xml:space="preserve">, have </w:t>
      </w:r>
      <w:r w:rsidR="001421C7" w:rsidRPr="00A40B7C">
        <w:rPr>
          <w:rFonts w:ascii="Times New Roman" w:hAnsi="Times New Roman" w:cs="Times New Roman"/>
          <w:sz w:val="22"/>
          <w:szCs w:val="22"/>
        </w:rPr>
        <w:t>exposed</w:t>
      </w:r>
      <w:r w:rsidR="00AA7049" w:rsidRPr="00A40B7C">
        <w:rPr>
          <w:rFonts w:ascii="Times New Roman" w:hAnsi="Times New Roman" w:cs="Times New Roman"/>
          <w:sz w:val="22"/>
          <w:szCs w:val="22"/>
        </w:rPr>
        <w:t xml:space="preserve"> firms to greater scrutiny</w:t>
      </w:r>
      <w:r w:rsidR="00E1250B" w:rsidRPr="00A40B7C">
        <w:rPr>
          <w:rFonts w:ascii="Times New Roman" w:hAnsi="Times New Roman" w:cs="Times New Roman"/>
          <w:sz w:val="22"/>
          <w:szCs w:val="22"/>
        </w:rPr>
        <w:t xml:space="preserve">. </w:t>
      </w:r>
      <w:r w:rsidR="00316E16" w:rsidRPr="00A40B7C">
        <w:rPr>
          <w:rFonts w:ascii="Times New Roman" w:hAnsi="Times New Roman" w:cs="Times New Roman"/>
          <w:sz w:val="22"/>
          <w:szCs w:val="22"/>
        </w:rPr>
        <w:t>This increased scrutiny may trigger more conflicts among stakeholders by raising their awareness of firms' conduct</w:t>
      </w:r>
      <w:r w:rsidR="00AA7049" w:rsidRPr="00A40B7C">
        <w:rPr>
          <w:rFonts w:ascii="Times New Roman" w:hAnsi="Times New Roman" w:cs="Times New Roman"/>
          <w:sz w:val="22"/>
          <w:szCs w:val="22"/>
        </w:rPr>
        <w:t xml:space="preserve">. As firms </w:t>
      </w:r>
      <w:r w:rsidR="00CD1027" w:rsidRPr="00A40B7C">
        <w:rPr>
          <w:rFonts w:ascii="Times New Roman" w:hAnsi="Times New Roman" w:cs="Times New Roman"/>
          <w:sz w:val="22"/>
          <w:szCs w:val="22"/>
        </w:rPr>
        <w:t>navigate</w:t>
      </w:r>
      <w:r w:rsidR="00AA7049" w:rsidRPr="00A40B7C">
        <w:rPr>
          <w:rFonts w:ascii="Times New Roman" w:hAnsi="Times New Roman" w:cs="Times New Roman"/>
          <w:sz w:val="22"/>
          <w:szCs w:val="22"/>
        </w:rPr>
        <w:t xml:space="preserve"> these evolving demands, the divergence of interests is expected to become more pronounced, compelling organizations to make increasingly complex trade-offs in stakeholder management</w:t>
      </w:r>
      <w:r w:rsidR="00971973"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(Van der Byl &amp; Slawinski, 2015)</w:t>
      </w:r>
      <w:r w:rsidR="00AA7049" w:rsidRPr="00A40B7C">
        <w:rPr>
          <w:rFonts w:ascii="Times New Roman" w:hAnsi="Times New Roman" w:cs="Times New Roman"/>
          <w:sz w:val="22"/>
          <w:szCs w:val="22"/>
        </w:rPr>
        <w:t>.</w:t>
      </w:r>
    </w:p>
    <w:p w14:paraId="2B1D0482" w14:textId="0FDE2D86" w:rsidR="00447190" w:rsidRPr="00A40B7C" w:rsidRDefault="00447190" w:rsidP="00585A8C">
      <w:pPr>
        <w:ind w:firstLine="567"/>
        <w:jc w:val="both"/>
        <w:rPr>
          <w:rFonts w:ascii="Times New Roman" w:hAnsi="Times New Roman" w:cs="Times New Roman"/>
          <w:sz w:val="22"/>
          <w:szCs w:val="22"/>
        </w:rPr>
      </w:pPr>
      <w:r w:rsidRPr="00A40B7C">
        <w:rPr>
          <w:rFonts w:ascii="Times New Roman" w:hAnsi="Times New Roman" w:cs="Times New Roman"/>
          <w:sz w:val="22"/>
          <w:szCs w:val="22"/>
        </w:rPr>
        <w:lastRenderedPageBreak/>
        <w:t xml:space="preserve">Early literature </w:t>
      </w:r>
      <w:r w:rsidR="001A70EB" w:rsidRPr="00A40B7C">
        <w:rPr>
          <w:rFonts w:ascii="Times New Roman" w:hAnsi="Times New Roman" w:cs="Times New Roman"/>
          <w:sz w:val="22"/>
          <w:szCs w:val="22"/>
        </w:rPr>
        <w:t xml:space="preserve">on </w:t>
      </w:r>
      <w:r w:rsidR="002D0BCB">
        <w:rPr>
          <w:rFonts w:ascii="Times New Roman" w:hAnsi="Times New Roman" w:cs="Times New Roman" w:hint="eastAsia"/>
          <w:sz w:val="22"/>
          <w:szCs w:val="22"/>
        </w:rPr>
        <w:t>c</w:t>
      </w:r>
      <w:r w:rsidR="00D73584" w:rsidRPr="00A40B7C">
        <w:rPr>
          <w:rFonts w:ascii="Times New Roman" w:hAnsi="Times New Roman" w:cs="Times New Roman"/>
          <w:sz w:val="22"/>
          <w:szCs w:val="22"/>
        </w:rPr>
        <w:t xml:space="preserve">orporate </w:t>
      </w:r>
      <w:r w:rsidR="002D0BCB">
        <w:rPr>
          <w:rFonts w:ascii="Times New Roman" w:hAnsi="Times New Roman" w:cs="Times New Roman" w:hint="eastAsia"/>
          <w:sz w:val="22"/>
          <w:szCs w:val="22"/>
        </w:rPr>
        <w:t>s</w:t>
      </w:r>
      <w:r w:rsidR="00D73584" w:rsidRPr="00A40B7C">
        <w:rPr>
          <w:rFonts w:ascii="Times New Roman" w:hAnsi="Times New Roman" w:cs="Times New Roman"/>
          <w:sz w:val="22"/>
          <w:szCs w:val="22"/>
        </w:rPr>
        <w:t xml:space="preserve">ocial </w:t>
      </w:r>
      <w:r w:rsidR="002D0BCB">
        <w:rPr>
          <w:rFonts w:ascii="Times New Roman" w:hAnsi="Times New Roman" w:cs="Times New Roman" w:hint="eastAsia"/>
          <w:sz w:val="22"/>
          <w:szCs w:val="22"/>
        </w:rPr>
        <w:t>r</w:t>
      </w:r>
      <w:r w:rsidR="00D73584" w:rsidRPr="00A40B7C">
        <w:rPr>
          <w:rFonts w:ascii="Times New Roman" w:hAnsi="Times New Roman" w:cs="Times New Roman"/>
          <w:sz w:val="22"/>
          <w:szCs w:val="22"/>
        </w:rPr>
        <w:t>esponsibility (</w:t>
      </w:r>
      <w:r w:rsidRPr="00A40B7C">
        <w:rPr>
          <w:rFonts w:ascii="Times New Roman" w:hAnsi="Times New Roman" w:cs="Times New Roman"/>
          <w:sz w:val="22"/>
          <w:szCs w:val="22"/>
        </w:rPr>
        <w:t>CSR</w:t>
      </w:r>
      <w:r w:rsidR="00D73584" w:rsidRPr="00A40B7C">
        <w:rPr>
          <w:rFonts w:ascii="Times New Roman" w:hAnsi="Times New Roman" w:cs="Times New Roman"/>
          <w:sz w:val="22"/>
          <w:szCs w:val="22"/>
        </w:rPr>
        <w:t>)</w:t>
      </w:r>
      <w:r w:rsidRPr="00A40B7C">
        <w:rPr>
          <w:rFonts w:ascii="Times New Roman" w:hAnsi="Times New Roman" w:cs="Times New Roman"/>
          <w:sz w:val="22"/>
          <w:szCs w:val="22"/>
        </w:rPr>
        <w:t xml:space="preserve"> suggests finding win-win solutions as primary means of </w:t>
      </w:r>
      <w:r w:rsidR="00EF3E13" w:rsidRPr="00A40B7C">
        <w:rPr>
          <w:rFonts w:ascii="Times New Roman" w:hAnsi="Times New Roman" w:cs="Times New Roman"/>
          <w:sz w:val="22"/>
          <w:szCs w:val="22"/>
        </w:rPr>
        <w:t xml:space="preserve">addressing </w:t>
      </w:r>
      <w:r w:rsidR="00A009A1" w:rsidRPr="00A40B7C">
        <w:rPr>
          <w:rFonts w:ascii="Times New Roman" w:hAnsi="Times New Roman" w:cs="Times New Roman"/>
          <w:sz w:val="22"/>
          <w:szCs w:val="22"/>
        </w:rPr>
        <w:t xml:space="preserve">different </w:t>
      </w:r>
      <w:r w:rsidRPr="00A40B7C">
        <w:rPr>
          <w:rFonts w:ascii="Times New Roman" w:hAnsi="Times New Roman" w:cs="Times New Roman"/>
          <w:sz w:val="22"/>
          <w:szCs w:val="22"/>
        </w:rPr>
        <w:t xml:space="preserve">demands from stakeholders </w:t>
      </w:r>
      <w:r w:rsidR="00A74F1C" w:rsidRPr="00A40B7C">
        <w:rPr>
          <w:rFonts w:ascii="Times New Roman" w:hAnsi="Times New Roman" w:cs="Times New Roman"/>
          <w:sz w:val="22"/>
          <w:szCs w:val="22"/>
        </w:rPr>
        <w:t>(Jones, 1995; McWilliams &amp; Siegel, 2001; Porter &amp; Kramer, 2006)</w:t>
      </w:r>
      <w:r w:rsidRPr="00A40B7C">
        <w:rPr>
          <w:rFonts w:ascii="Times New Roman" w:hAnsi="Times New Roman" w:cs="Times New Roman"/>
          <w:sz w:val="22"/>
          <w:szCs w:val="22"/>
        </w:rPr>
        <w:t xml:space="preserve">. For example, </w:t>
      </w:r>
      <w:r w:rsidR="00BE574E" w:rsidRPr="00A40B7C">
        <w:rPr>
          <w:rFonts w:ascii="Times New Roman" w:hAnsi="Times New Roman" w:cs="Times New Roman"/>
          <w:sz w:val="22"/>
          <w:szCs w:val="22"/>
        </w:rPr>
        <w:t>sustainability-minded</w:t>
      </w:r>
      <w:r w:rsidRPr="00A40B7C">
        <w:rPr>
          <w:rFonts w:ascii="Times New Roman" w:hAnsi="Times New Roman" w:cs="Times New Roman"/>
          <w:sz w:val="22"/>
          <w:szCs w:val="22"/>
        </w:rPr>
        <w:t xml:space="preserve"> products (e.g., pesticide-free fruit) were </w:t>
      </w:r>
      <w:r w:rsidR="00BE574E" w:rsidRPr="00A40B7C">
        <w:rPr>
          <w:rFonts w:ascii="Times New Roman" w:hAnsi="Times New Roman" w:cs="Times New Roman"/>
          <w:sz w:val="22"/>
          <w:szCs w:val="22"/>
        </w:rPr>
        <w:t xml:space="preserve">advocated </w:t>
      </w:r>
      <w:r w:rsidR="00570092" w:rsidRPr="00A40B7C">
        <w:rPr>
          <w:rFonts w:ascii="Times New Roman" w:hAnsi="Times New Roman" w:cs="Times New Roman"/>
          <w:sz w:val="22"/>
          <w:szCs w:val="22"/>
        </w:rPr>
        <w:t>as a way of</w:t>
      </w:r>
      <w:r w:rsidRPr="00A40B7C">
        <w:rPr>
          <w:rFonts w:ascii="Times New Roman" w:hAnsi="Times New Roman" w:cs="Times New Roman"/>
          <w:sz w:val="22"/>
          <w:szCs w:val="22"/>
        </w:rPr>
        <w:t xml:space="preserve"> align</w:t>
      </w:r>
      <w:r w:rsidR="00570092" w:rsidRPr="00A40B7C">
        <w:rPr>
          <w:rFonts w:ascii="Times New Roman" w:hAnsi="Times New Roman" w:cs="Times New Roman"/>
          <w:sz w:val="22"/>
          <w:szCs w:val="22"/>
        </w:rPr>
        <w:t>ing</w:t>
      </w:r>
      <w:r w:rsidRPr="00A40B7C">
        <w:rPr>
          <w:rFonts w:ascii="Times New Roman" w:hAnsi="Times New Roman" w:cs="Times New Roman"/>
          <w:sz w:val="22"/>
          <w:szCs w:val="22"/>
        </w:rPr>
        <w:t xml:space="preserve"> firm profitability with stakeholder benefits, thereby mitigating tensions </w:t>
      </w:r>
      <w:r w:rsidR="00A74F1C" w:rsidRPr="00A40B7C">
        <w:rPr>
          <w:rFonts w:ascii="Times New Roman" w:hAnsi="Times New Roman" w:cs="Times New Roman"/>
          <w:sz w:val="22"/>
          <w:szCs w:val="22"/>
        </w:rPr>
        <w:t>(Hart &amp; Milstein, 2003)</w:t>
      </w:r>
      <w:r w:rsidRPr="00A40B7C">
        <w:rPr>
          <w:rFonts w:ascii="Times New Roman" w:hAnsi="Times New Roman" w:cs="Times New Roman"/>
          <w:sz w:val="22"/>
          <w:szCs w:val="22"/>
        </w:rPr>
        <w:t>. However,</w:t>
      </w:r>
      <w:r w:rsidR="00D43DAA" w:rsidRPr="00A40B7C">
        <w:rPr>
          <w:rFonts w:ascii="Times New Roman" w:hAnsi="Times New Roman" w:cs="Times New Roman" w:hint="eastAsia"/>
          <w:sz w:val="22"/>
          <w:szCs w:val="22"/>
        </w:rPr>
        <w:t xml:space="preserve"> </w:t>
      </w:r>
      <w:r w:rsidR="005A39CC" w:rsidRPr="00A40B7C">
        <w:rPr>
          <w:rFonts w:ascii="Times New Roman" w:hAnsi="Times New Roman" w:cs="Times New Roman"/>
          <w:sz w:val="22"/>
          <w:szCs w:val="22"/>
        </w:rPr>
        <w:t xml:space="preserve">“many corporate decisions related to social and environmental problems, however creative the decision-maker may be, do not present themselves as potential win-wins, but rather will manifest themselves in terms of dilemmas” </w:t>
      </w:r>
      <w:r w:rsidR="00A74F1C" w:rsidRPr="00A40B7C">
        <w:rPr>
          <w:rFonts w:ascii="Times New Roman" w:hAnsi="Times New Roman" w:cs="Times New Roman"/>
          <w:sz w:val="22"/>
          <w:szCs w:val="22"/>
        </w:rPr>
        <w:t>(Crane et al., 2014)</w:t>
      </w:r>
      <w:r w:rsidR="005A39CC" w:rsidRPr="00A40B7C">
        <w:rPr>
          <w:rFonts w:ascii="Times New Roman" w:hAnsi="Times New Roman" w:cs="Times New Roman"/>
          <w:sz w:val="22"/>
          <w:szCs w:val="22"/>
        </w:rPr>
        <w:t>.</w:t>
      </w:r>
      <w:r w:rsidR="0098035E" w:rsidRPr="00A40B7C">
        <w:rPr>
          <w:rFonts w:ascii="Times New Roman" w:hAnsi="Times New Roman" w:cs="Times New Roman"/>
          <w:sz w:val="22"/>
          <w:szCs w:val="22"/>
        </w:rPr>
        <w:t xml:space="preserve"> </w:t>
      </w:r>
      <w:r w:rsidR="00A63AB0" w:rsidRPr="00A40B7C">
        <w:rPr>
          <w:rFonts w:ascii="Times New Roman" w:hAnsi="Times New Roman" w:cs="Times New Roman"/>
          <w:sz w:val="22"/>
          <w:szCs w:val="22"/>
        </w:rPr>
        <w:t>Instead</w:t>
      </w:r>
      <w:r w:rsidR="00230A63" w:rsidRPr="00A40B7C">
        <w:rPr>
          <w:rFonts w:ascii="Times New Roman" w:hAnsi="Times New Roman" w:cs="Times New Roman"/>
          <w:sz w:val="22"/>
          <w:szCs w:val="22"/>
        </w:rPr>
        <w:t xml:space="preserve"> of transcending</w:t>
      </w:r>
      <w:r w:rsidR="000F27FA" w:rsidRPr="00A40B7C">
        <w:rPr>
          <w:rFonts w:ascii="Times New Roman" w:hAnsi="Times New Roman" w:cs="Times New Roman"/>
          <w:sz w:val="22"/>
          <w:szCs w:val="22"/>
        </w:rPr>
        <w:t xml:space="preserve"> tradeoffs</w:t>
      </w:r>
      <w:r w:rsidR="00B201A2" w:rsidRPr="00A40B7C">
        <w:rPr>
          <w:rFonts w:ascii="Times New Roman" w:hAnsi="Times New Roman" w:cs="Times New Roman"/>
          <w:sz w:val="22"/>
          <w:szCs w:val="22"/>
        </w:rPr>
        <w:t xml:space="preserve">, </w:t>
      </w:r>
      <w:r w:rsidR="00BD1B7A" w:rsidRPr="00A40B7C">
        <w:rPr>
          <w:rFonts w:ascii="Times New Roman" w:hAnsi="Times New Roman" w:cs="Times New Roman"/>
          <w:sz w:val="22"/>
          <w:szCs w:val="22"/>
        </w:rPr>
        <w:t>firms</w:t>
      </w:r>
      <w:r w:rsidR="0079006D" w:rsidRPr="00A40B7C">
        <w:rPr>
          <w:rFonts w:ascii="Times New Roman" w:hAnsi="Times New Roman" w:cs="Times New Roman"/>
          <w:sz w:val="22"/>
          <w:szCs w:val="22"/>
        </w:rPr>
        <w:t xml:space="preserve"> are often found to </w:t>
      </w:r>
      <w:r w:rsidR="00224837" w:rsidRPr="00A40B7C">
        <w:rPr>
          <w:rFonts w:ascii="Times New Roman" w:hAnsi="Times New Roman" w:cs="Times New Roman"/>
          <w:sz w:val="22"/>
          <w:szCs w:val="22"/>
        </w:rPr>
        <w:t>maneuver between</w:t>
      </w:r>
      <w:r w:rsidR="00B14583" w:rsidRPr="00A40B7C">
        <w:rPr>
          <w:rFonts w:ascii="Times New Roman" w:hAnsi="Times New Roman" w:cs="Times New Roman"/>
          <w:sz w:val="22"/>
          <w:szCs w:val="22"/>
        </w:rPr>
        <w:t xml:space="preserve"> </w:t>
      </w:r>
      <w:r w:rsidR="00A70023" w:rsidRPr="00A40B7C">
        <w:rPr>
          <w:rFonts w:ascii="Times New Roman" w:hAnsi="Times New Roman" w:cs="Times New Roman"/>
          <w:sz w:val="22"/>
          <w:szCs w:val="22"/>
        </w:rPr>
        <w:t xml:space="preserve">shareholder interests </w:t>
      </w:r>
      <w:r w:rsidR="00AA5EB0" w:rsidRPr="00A40B7C">
        <w:rPr>
          <w:rFonts w:ascii="Times New Roman" w:hAnsi="Times New Roman" w:cs="Times New Roman"/>
          <w:sz w:val="22"/>
          <w:szCs w:val="22"/>
        </w:rPr>
        <w:t>and</w:t>
      </w:r>
      <w:r w:rsidR="00A70023" w:rsidRPr="00A40B7C">
        <w:rPr>
          <w:rFonts w:ascii="Times New Roman" w:hAnsi="Times New Roman" w:cs="Times New Roman"/>
          <w:sz w:val="22"/>
          <w:szCs w:val="22"/>
        </w:rPr>
        <w:t xml:space="preserve"> stakeholder</w:t>
      </w:r>
      <w:r w:rsidR="00AA5EB0" w:rsidRPr="00A40B7C">
        <w:rPr>
          <w:rFonts w:ascii="Times New Roman" w:hAnsi="Times New Roman" w:cs="Times New Roman"/>
          <w:sz w:val="22"/>
          <w:szCs w:val="22"/>
        </w:rPr>
        <w:t xml:space="preserve"> interest</w:t>
      </w:r>
      <w:r w:rsidR="00A70023" w:rsidRPr="00A40B7C">
        <w:rPr>
          <w:rFonts w:ascii="Times New Roman" w:hAnsi="Times New Roman" w:cs="Times New Roman"/>
          <w:sz w:val="22"/>
          <w:szCs w:val="22"/>
        </w:rPr>
        <w:t xml:space="preserve">s. </w:t>
      </w:r>
    </w:p>
    <w:p w14:paraId="205CC9BD" w14:textId="4DDEEC02" w:rsidR="00FE180A" w:rsidRPr="00A40B7C" w:rsidRDefault="00447190" w:rsidP="00073FCA">
      <w:pPr>
        <w:ind w:firstLine="567"/>
        <w:jc w:val="both"/>
        <w:rPr>
          <w:rFonts w:ascii="Times New Roman" w:hAnsi="Times New Roman" w:cs="Times New Roman"/>
          <w:sz w:val="22"/>
          <w:szCs w:val="22"/>
        </w:rPr>
      </w:pPr>
      <w:r w:rsidRPr="00A40B7C">
        <w:rPr>
          <w:rFonts w:ascii="Times New Roman" w:hAnsi="Times New Roman" w:cs="Times New Roman"/>
          <w:sz w:val="22"/>
          <w:szCs w:val="22"/>
        </w:rPr>
        <w:t>To manage</w:t>
      </w:r>
      <w:r w:rsidR="002576F4" w:rsidRPr="00A40B7C">
        <w:rPr>
          <w:rFonts w:ascii="Times New Roman" w:hAnsi="Times New Roman" w:cs="Times New Roman"/>
          <w:sz w:val="22"/>
          <w:szCs w:val="22"/>
        </w:rPr>
        <w:t xml:space="preserve"> the</w:t>
      </w:r>
      <w:r w:rsidRPr="00A40B7C">
        <w:rPr>
          <w:rFonts w:ascii="Times New Roman" w:hAnsi="Times New Roman" w:cs="Times New Roman"/>
          <w:sz w:val="22"/>
          <w:szCs w:val="22"/>
        </w:rPr>
        <w:t xml:space="preserve"> tensions between </w:t>
      </w:r>
      <w:r w:rsidR="002576F4" w:rsidRPr="00A40B7C">
        <w:rPr>
          <w:rFonts w:ascii="Times New Roman" w:hAnsi="Times New Roman" w:cs="Times New Roman"/>
          <w:sz w:val="22"/>
          <w:szCs w:val="22"/>
        </w:rPr>
        <w:t>shareholder</w:t>
      </w:r>
      <w:r w:rsidR="00D83CA0" w:rsidRPr="00A40B7C">
        <w:rPr>
          <w:rFonts w:ascii="Times New Roman" w:hAnsi="Times New Roman" w:cs="Times New Roman"/>
          <w:sz w:val="22"/>
          <w:szCs w:val="22"/>
        </w:rPr>
        <w:t>s</w:t>
      </w:r>
      <w:r w:rsidR="002576F4" w:rsidRPr="00A40B7C">
        <w:rPr>
          <w:rFonts w:ascii="Times New Roman" w:hAnsi="Times New Roman" w:cs="Times New Roman"/>
          <w:sz w:val="22"/>
          <w:szCs w:val="22"/>
        </w:rPr>
        <w:t xml:space="preserve"> and </w:t>
      </w:r>
      <w:r w:rsidR="008B355F" w:rsidRPr="00A40B7C">
        <w:rPr>
          <w:rFonts w:ascii="Times New Roman" w:hAnsi="Times New Roman" w:cs="Times New Roman"/>
          <w:sz w:val="22"/>
          <w:szCs w:val="22"/>
        </w:rPr>
        <w:t xml:space="preserve">other </w:t>
      </w:r>
      <w:r w:rsidRPr="00A40B7C">
        <w:rPr>
          <w:rFonts w:ascii="Times New Roman" w:hAnsi="Times New Roman" w:cs="Times New Roman"/>
          <w:sz w:val="22"/>
          <w:szCs w:val="22"/>
        </w:rPr>
        <w:t xml:space="preserve">stakeholders, </w:t>
      </w:r>
      <w:r w:rsidR="009C020A" w:rsidRPr="00A40B7C">
        <w:rPr>
          <w:rFonts w:ascii="Times New Roman" w:hAnsi="Times New Roman" w:cs="Times New Roman"/>
          <w:sz w:val="22"/>
          <w:szCs w:val="22"/>
        </w:rPr>
        <w:t xml:space="preserve">firms have widely adopted impression management </w:t>
      </w:r>
      <w:r w:rsidR="00A74F1C" w:rsidRPr="00A40B7C">
        <w:rPr>
          <w:rFonts w:ascii="Times New Roman" w:hAnsi="Times New Roman" w:cs="Times New Roman"/>
          <w:sz w:val="22"/>
          <w:szCs w:val="22"/>
        </w:rPr>
        <w:t>(Bolino, 1999; Durand, Hawn, &amp; Ioannou, 2019; Westphal &amp; Zajac, 1998; Zott &amp; Huy, 2007)</w:t>
      </w:r>
      <w:r w:rsidRPr="00A40B7C">
        <w:rPr>
          <w:rFonts w:ascii="Times New Roman" w:hAnsi="Times New Roman" w:cs="Times New Roman"/>
          <w:sz w:val="22"/>
          <w:szCs w:val="22"/>
        </w:rPr>
        <w:t xml:space="preserve">. </w:t>
      </w:r>
      <w:r w:rsidR="002C1639" w:rsidRPr="00A40B7C">
        <w:rPr>
          <w:rFonts w:ascii="Times New Roman" w:hAnsi="Times New Roman" w:cs="Times New Roman"/>
          <w:sz w:val="22"/>
          <w:szCs w:val="22"/>
        </w:rPr>
        <w:t xml:space="preserve">They </w:t>
      </w:r>
      <w:r w:rsidRPr="00A40B7C">
        <w:rPr>
          <w:rFonts w:ascii="Times New Roman" w:hAnsi="Times New Roman" w:cs="Times New Roman"/>
          <w:sz w:val="22"/>
          <w:szCs w:val="22"/>
        </w:rPr>
        <w:t xml:space="preserve">often seek to align their communications with stakeholder expectations, even when their actions may not fully </w:t>
      </w:r>
      <w:r w:rsidR="00637ED2" w:rsidRPr="00A40B7C">
        <w:rPr>
          <w:rFonts w:ascii="Times New Roman" w:hAnsi="Times New Roman" w:cs="Times New Roman"/>
          <w:sz w:val="22"/>
          <w:szCs w:val="22"/>
        </w:rPr>
        <w:t xml:space="preserve">match </w:t>
      </w:r>
      <w:r w:rsidRPr="00A40B7C">
        <w:rPr>
          <w:rFonts w:ascii="Times New Roman" w:hAnsi="Times New Roman" w:cs="Times New Roman"/>
          <w:sz w:val="22"/>
          <w:szCs w:val="22"/>
        </w:rPr>
        <w:t xml:space="preserve">these messages </w:t>
      </w:r>
      <w:r w:rsidR="00A74F1C" w:rsidRPr="00A40B7C">
        <w:rPr>
          <w:rFonts w:ascii="Times New Roman" w:hAnsi="Times New Roman" w:cs="Times New Roman"/>
          <w:sz w:val="22"/>
          <w:szCs w:val="22"/>
        </w:rPr>
        <w:t>(Bothello, Ioannou, Porumb, &amp; Zengin-Karaibrahimoglu, 2023; Marquis et al., 2016)</w:t>
      </w:r>
      <w:r w:rsidRPr="00A40B7C">
        <w:rPr>
          <w:rFonts w:ascii="Times New Roman" w:hAnsi="Times New Roman" w:cs="Times New Roman"/>
          <w:sz w:val="22"/>
          <w:szCs w:val="22"/>
        </w:rPr>
        <w:t xml:space="preserve">. In practice, </w:t>
      </w:r>
      <w:r w:rsidR="00A712B1" w:rsidRPr="00A40B7C">
        <w:rPr>
          <w:rFonts w:ascii="Times New Roman" w:hAnsi="Times New Roman" w:cs="Times New Roman"/>
          <w:sz w:val="22"/>
          <w:szCs w:val="22"/>
        </w:rPr>
        <w:t>impression management</w:t>
      </w:r>
      <w:r w:rsidRPr="00A40B7C">
        <w:rPr>
          <w:rFonts w:ascii="Times New Roman" w:hAnsi="Times New Roman" w:cs="Times New Roman"/>
          <w:sz w:val="22"/>
          <w:szCs w:val="22"/>
        </w:rPr>
        <w:t xml:space="preserve"> focuses on expressing values, making commitments, and showing intentions with or without substantial efforts in corporate practices </w:t>
      </w:r>
      <w:r w:rsidR="00A74F1C" w:rsidRPr="00A40B7C">
        <w:rPr>
          <w:rFonts w:ascii="Times New Roman" w:hAnsi="Times New Roman" w:cs="Times New Roman"/>
          <w:sz w:val="22"/>
          <w:szCs w:val="22"/>
        </w:rPr>
        <w:t>(Meyer &amp; Rowan, 1977; Westphal &amp; Zajac, 1998)</w:t>
      </w:r>
      <w:r w:rsidRPr="00A40B7C">
        <w:rPr>
          <w:rFonts w:ascii="Times New Roman" w:hAnsi="Times New Roman" w:cs="Times New Roman"/>
          <w:sz w:val="22"/>
          <w:szCs w:val="22"/>
        </w:rPr>
        <w:t xml:space="preserve">. </w:t>
      </w:r>
      <w:r w:rsidR="00A712B1" w:rsidRPr="00A40B7C">
        <w:rPr>
          <w:rFonts w:ascii="Times New Roman" w:hAnsi="Times New Roman" w:cs="Times New Roman"/>
          <w:sz w:val="22"/>
          <w:szCs w:val="22"/>
        </w:rPr>
        <w:t>It has</w:t>
      </w:r>
      <w:r w:rsidRPr="00A40B7C">
        <w:rPr>
          <w:rFonts w:ascii="Times New Roman" w:hAnsi="Times New Roman" w:cs="Times New Roman"/>
          <w:sz w:val="22"/>
          <w:szCs w:val="22"/>
        </w:rPr>
        <w:t xml:space="preserve"> been </w:t>
      </w:r>
      <w:r w:rsidR="00AE551E" w:rsidRPr="00A40B7C">
        <w:rPr>
          <w:rFonts w:ascii="Times New Roman" w:hAnsi="Times New Roman" w:cs="Times New Roman"/>
          <w:sz w:val="22"/>
          <w:szCs w:val="22"/>
        </w:rPr>
        <w:t xml:space="preserve">particularly </w:t>
      </w:r>
      <w:r w:rsidRPr="00A40B7C">
        <w:rPr>
          <w:rFonts w:ascii="Times New Roman" w:hAnsi="Times New Roman" w:cs="Times New Roman"/>
          <w:sz w:val="22"/>
          <w:szCs w:val="22"/>
        </w:rPr>
        <w:t>evident in the context of corporate ESG</w:t>
      </w:r>
      <w:r w:rsidR="00012946" w:rsidRPr="00A40B7C">
        <w:rPr>
          <w:rFonts w:ascii="Times New Roman" w:hAnsi="Times New Roman" w:cs="Times New Roman"/>
          <w:sz w:val="22"/>
          <w:szCs w:val="22"/>
        </w:rPr>
        <w:t xml:space="preserve"> initiatives</w:t>
      </w:r>
      <w:r w:rsidRPr="00A40B7C">
        <w:rPr>
          <w:rFonts w:ascii="Times New Roman" w:hAnsi="Times New Roman" w:cs="Times New Roman"/>
          <w:sz w:val="22"/>
          <w:szCs w:val="22"/>
        </w:rPr>
        <w:t xml:space="preserve">. For example, companies may </w:t>
      </w:r>
      <w:r w:rsidR="004012F0" w:rsidRPr="00A40B7C">
        <w:rPr>
          <w:rFonts w:ascii="Times New Roman" w:hAnsi="Times New Roman" w:cs="Times New Roman"/>
          <w:sz w:val="22"/>
          <w:szCs w:val="22"/>
        </w:rPr>
        <w:t xml:space="preserve">highlight </w:t>
      </w:r>
      <w:r w:rsidRPr="00A40B7C">
        <w:rPr>
          <w:rFonts w:ascii="Times New Roman" w:hAnsi="Times New Roman" w:cs="Times New Roman"/>
          <w:sz w:val="22"/>
          <w:szCs w:val="22"/>
        </w:rPr>
        <w:t xml:space="preserve">their commitment to reducing environmental impact while continuing unsustainable practices behind the scenes </w:t>
      </w:r>
      <w:r w:rsidR="00A74F1C" w:rsidRPr="00A40B7C">
        <w:rPr>
          <w:rFonts w:ascii="Times New Roman" w:hAnsi="Times New Roman" w:cs="Times New Roman"/>
          <w:sz w:val="22"/>
          <w:szCs w:val="22"/>
        </w:rPr>
        <w:t>(De Freitas Netto, Sobral, Ribeiro, &amp; Soares, 2020; Delmas &amp; Burbano, 2011)</w:t>
      </w:r>
      <w:r w:rsidR="001B799D" w:rsidRPr="00A40B7C">
        <w:rPr>
          <w:rFonts w:ascii="Times New Roman" w:hAnsi="Times New Roman" w:cs="Times New Roman"/>
          <w:sz w:val="22"/>
          <w:szCs w:val="22"/>
        </w:rPr>
        <w:t xml:space="preserve">, a </w:t>
      </w:r>
      <w:r w:rsidR="00D355B7" w:rsidRPr="00A40B7C">
        <w:rPr>
          <w:rFonts w:ascii="Times New Roman" w:hAnsi="Times New Roman" w:cs="Times New Roman"/>
          <w:sz w:val="22"/>
          <w:szCs w:val="22"/>
        </w:rPr>
        <w:t xml:space="preserve">phenomenon </w:t>
      </w:r>
      <w:r w:rsidR="00A05285" w:rsidRPr="00A40B7C">
        <w:rPr>
          <w:rFonts w:ascii="Times New Roman" w:hAnsi="Times New Roman" w:cs="Times New Roman"/>
          <w:sz w:val="22"/>
          <w:szCs w:val="22"/>
        </w:rPr>
        <w:t>commonly referred to</w:t>
      </w:r>
      <w:r w:rsidR="00D355B7" w:rsidRPr="00A40B7C">
        <w:rPr>
          <w:rFonts w:ascii="Times New Roman" w:hAnsi="Times New Roman" w:cs="Times New Roman"/>
          <w:sz w:val="22"/>
          <w:szCs w:val="22"/>
        </w:rPr>
        <w:t xml:space="preserve"> as ‘greenwashing’ (</w:t>
      </w:r>
      <w:r w:rsidR="00610F90" w:rsidRPr="00A40B7C">
        <w:rPr>
          <w:rFonts w:ascii="Times New Roman" w:hAnsi="Times New Roman" w:cs="Times New Roman"/>
          <w:sz w:val="22"/>
          <w:szCs w:val="22"/>
        </w:rPr>
        <w:t>s</w:t>
      </w:r>
      <w:r w:rsidR="001B0B29" w:rsidRPr="00A40B7C">
        <w:rPr>
          <w:rFonts w:ascii="Times New Roman" w:hAnsi="Times New Roman" w:cs="Times New Roman"/>
          <w:sz w:val="22"/>
          <w:szCs w:val="22"/>
        </w:rPr>
        <w:t>ee</w:t>
      </w:r>
      <w:r w:rsidR="00C245D1"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 xml:space="preserve">Lyon &amp; Montgomery </w:t>
      </w:r>
      <w:r w:rsidR="00610F90" w:rsidRPr="00A40B7C">
        <w:rPr>
          <w:rFonts w:ascii="Times New Roman" w:hAnsi="Times New Roman" w:cs="Times New Roman"/>
          <w:sz w:val="22"/>
          <w:szCs w:val="22"/>
        </w:rPr>
        <w:t>[2015] for a review</w:t>
      </w:r>
      <w:r w:rsidR="00D355B7" w:rsidRPr="00A40B7C">
        <w:rPr>
          <w:rFonts w:ascii="Times New Roman" w:hAnsi="Times New Roman" w:cs="Times New Roman" w:hint="eastAsia"/>
          <w:sz w:val="22"/>
          <w:szCs w:val="22"/>
        </w:rPr>
        <w:t>)</w:t>
      </w:r>
      <w:r w:rsidRPr="00A40B7C">
        <w:rPr>
          <w:rFonts w:ascii="Times New Roman" w:hAnsi="Times New Roman" w:cs="Times New Roman"/>
          <w:sz w:val="22"/>
          <w:szCs w:val="22"/>
        </w:rPr>
        <w:t xml:space="preserve">. In such cases, </w:t>
      </w:r>
      <w:r w:rsidR="00A712B1" w:rsidRPr="00A40B7C">
        <w:rPr>
          <w:rFonts w:ascii="Times New Roman" w:hAnsi="Times New Roman" w:cs="Times New Roman"/>
          <w:sz w:val="22"/>
          <w:szCs w:val="22"/>
        </w:rPr>
        <w:t>impression management</w:t>
      </w:r>
      <w:r w:rsidRPr="00A40B7C">
        <w:rPr>
          <w:rFonts w:ascii="Times New Roman" w:hAnsi="Times New Roman" w:cs="Times New Roman"/>
          <w:sz w:val="22"/>
          <w:szCs w:val="22"/>
        </w:rPr>
        <w:t xml:space="preserve"> </w:t>
      </w:r>
      <w:r w:rsidR="0094339F" w:rsidRPr="00A40B7C">
        <w:rPr>
          <w:rFonts w:ascii="Times New Roman" w:hAnsi="Times New Roman" w:cs="Times New Roman"/>
          <w:sz w:val="22"/>
          <w:szCs w:val="22"/>
        </w:rPr>
        <w:t xml:space="preserve">serves as </w:t>
      </w:r>
      <w:r w:rsidRPr="00A40B7C">
        <w:rPr>
          <w:rFonts w:ascii="Times New Roman" w:hAnsi="Times New Roman" w:cs="Times New Roman"/>
          <w:sz w:val="22"/>
          <w:szCs w:val="22"/>
        </w:rPr>
        <w:t>a tool for managing stakeholder expectations rather than fulfilling them substantively.</w:t>
      </w:r>
    </w:p>
    <w:p w14:paraId="03E1DFB3" w14:textId="6F7C086B" w:rsidR="005F4095" w:rsidRPr="00A40B7C" w:rsidRDefault="00447190" w:rsidP="00073FCA">
      <w:pPr>
        <w:ind w:firstLine="567"/>
        <w:jc w:val="both"/>
        <w:rPr>
          <w:rFonts w:ascii="Times New Roman" w:hAnsi="Times New Roman" w:cs="Times New Roman"/>
          <w:sz w:val="22"/>
          <w:szCs w:val="22"/>
        </w:rPr>
      </w:pPr>
      <w:r w:rsidRPr="00A40B7C">
        <w:rPr>
          <w:rFonts w:ascii="Times New Roman" w:hAnsi="Times New Roman" w:cs="Times New Roman"/>
          <w:sz w:val="22"/>
          <w:szCs w:val="22"/>
        </w:rPr>
        <w:t xml:space="preserve">The degree and direction of </w:t>
      </w:r>
      <w:r w:rsidR="00A712B1" w:rsidRPr="00A40B7C">
        <w:rPr>
          <w:rFonts w:ascii="Times New Roman" w:hAnsi="Times New Roman" w:cs="Times New Roman"/>
          <w:sz w:val="22"/>
          <w:szCs w:val="22"/>
        </w:rPr>
        <w:t>impression management</w:t>
      </w:r>
      <w:r w:rsidRPr="00A40B7C">
        <w:rPr>
          <w:rFonts w:ascii="Times New Roman" w:hAnsi="Times New Roman" w:cs="Times New Roman"/>
          <w:sz w:val="22"/>
          <w:szCs w:val="22"/>
        </w:rPr>
        <w:t xml:space="preserve"> can vary </w:t>
      </w:r>
      <w:r w:rsidR="00F74F84" w:rsidRPr="00A40B7C">
        <w:rPr>
          <w:rFonts w:ascii="Times New Roman" w:hAnsi="Times New Roman" w:cs="Times New Roman"/>
          <w:sz w:val="22"/>
          <w:szCs w:val="22"/>
        </w:rPr>
        <w:t>considerably</w:t>
      </w:r>
      <w:r w:rsidRPr="00A40B7C">
        <w:rPr>
          <w:rFonts w:ascii="Times New Roman" w:hAnsi="Times New Roman" w:cs="Times New Roman"/>
          <w:sz w:val="22"/>
          <w:szCs w:val="22"/>
        </w:rPr>
        <w:t xml:space="preserve">, reflecting </w:t>
      </w:r>
      <w:r w:rsidR="00D11C48" w:rsidRPr="00A40B7C">
        <w:rPr>
          <w:rFonts w:ascii="Times New Roman" w:hAnsi="Times New Roman" w:cs="Times New Roman"/>
          <w:sz w:val="22"/>
          <w:szCs w:val="22"/>
        </w:rPr>
        <w:t>firms’</w:t>
      </w:r>
      <w:r w:rsidRPr="00A40B7C">
        <w:rPr>
          <w:rFonts w:ascii="Times New Roman" w:hAnsi="Times New Roman" w:cs="Times New Roman"/>
          <w:sz w:val="22"/>
          <w:szCs w:val="22"/>
        </w:rPr>
        <w:t xml:space="preserve"> strategic intent and stakeholder management priorities. </w:t>
      </w:r>
      <w:r w:rsidR="00FE451C" w:rsidRPr="00A40B7C">
        <w:rPr>
          <w:rFonts w:ascii="Times New Roman" w:hAnsi="Times New Roman" w:cs="Times New Roman"/>
          <w:sz w:val="22"/>
          <w:szCs w:val="22"/>
        </w:rPr>
        <w:t xml:space="preserve">Typically, impression management in </w:t>
      </w:r>
      <w:r w:rsidR="000461F9" w:rsidRPr="00A40B7C">
        <w:rPr>
          <w:rFonts w:ascii="Times New Roman" w:hAnsi="Times New Roman" w:cs="Times New Roman"/>
          <w:sz w:val="22"/>
          <w:szCs w:val="22"/>
        </w:rPr>
        <w:t xml:space="preserve">the domain of ESG </w:t>
      </w:r>
      <w:r w:rsidR="00474D38" w:rsidRPr="00A40B7C">
        <w:rPr>
          <w:rFonts w:ascii="Times New Roman" w:hAnsi="Times New Roman" w:cs="Times New Roman"/>
          <w:sz w:val="22"/>
          <w:szCs w:val="22"/>
        </w:rPr>
        <w:t xml:space="preserve">takes three forms: </w:t>
      </w:r>
      <w:r w:rsidR="00E83329" w:rsidRPr="00A40B7C">
        <w:rPr>
          <w:rFonts w:ascii="Times New Roman" w:hAnsi="Times New Roman" w:cs="Times New Roman"/>
          <w:sz w:val="22"/>
          <w:szCs w:val="22"/>
        </w:rPr>
        <w:t>exaggeration</w:t>
      </w:r>
      <w:r w:rsidR="00685CD9" w:rsidRPr="00A40B7C">
        <w:rPr>
          <w:rFonts w:ascii="Times New Roman" w:hAnsi="Times New Roman" w:cs="Times New Roman"/>
          <w:sz w:val="22"/>
          <w:szCs w:val="22"/>
        </w:rPr>
        <w:t xml:space="preserve"> (</w:t>
      </w:r>
      <w:r w:rsidR="00950910" w:rsidRPr="00A40B7C">
        <w:rPr>
          <w:rFonts w:ascii="Times New Roman" w:hAnsi="Times New Roman" w:cs="Times New Roman"/>
          <w:sz w:val="22"/>
          <w:szCs w:val="22"/>
        </w:rPr>
        <w:t>i.e., greenwashing)</w:t>
      </w:r>
      <w:r w:rsidR="00E83329" w:rsidRPr="00A40B7C">
        <w:rPr>
          <w:rFonts w:ascii="Times New Roman" w:hAnsi="Times New Roman" w:cs="Times New Roman"/>
          <w:sz w:val="22"/>
          <w:szCs w:val="22"/>
        </w:rPr>
        <w:t>,</w:t>
      </w:r>
      <w:r w:rsidR="00C41D29" w:rsidRPr="00A40B7C">
        <w:rPr>
          <w:rFonts w:ascii="Times New Roman" w:hAnsi="Times New Roman" w:cs="Times New Roman"/>
          <w:sz w:val="22"/>
          <w:szCs w:val="22"/>
        </w:rPr>
        <w:t xml:space="preserve"> </w:t>
      </w:r>
      <w:r w:rsidR="00A21F9B" w:rsidRPr="00A40B7C">
        <w:rPr>
          <w:rFonts w:ascii="Times New Roman" w:hAnsi="Times New Roman" w:cs="Times New Roman"/>
          <w:sz w:val="22"/>
          <w:szCs w:val="22"/>
        </w:rPr>
        <w:t xml:space="preserve">strategic silence, and </w:t>
      </w:r>
      <w:r w:rsidR="00AC5C9E" w:rsidRPr="00A40B7C">
        <w:rPr>
          <w:rFonts w:ascii="Times New Roman" w:hAnsi="Times New Roman" w:cs="Times New Roman"/>
          <w:sz w:val="22"/>
          <w:szCs w:val="22"/>
        </w:rPr>
        <w:t xml:space="preserve">undue modesty (i.e., </w:t>
      </w:r>
      <w:r w:rsidR="00E550C1" w:rsidRPr="00A40B7C">
        <w:rPr>
          <w:rFonts w:ascii="Times New Roman" w:hAnsi="Times New Roman" w:cs="Times New Roman"/>
          <w:sz w:val="22"/>
          <w:szCs w:val="22"/>
        </w:rPr>
        <w:t>brownwashing)</w:t>
      </w:r>
      <w:r w:rsidR="00214AA4"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(Kim &amp; Lyon, 2015; Lyon &amp; Montgomery, 2015; Wang et al., 2021)</w:t>
      </w:r>
      <w:r w:rsidR="00D92BD4" w:rsidRPr="00A40B7C">
        <w:rPr>
          <w:rFonts w:ascii="Times New Roman" w:hAnsi="Times New Roman" w:cs="Times New Roman"/>
          <w:sz w:val="22"/>
          <w:szCs w:val="22"/>
        </w:rPr>
        <w:t>.</w:t>
      </w:r>
      <w:r w:rsidR="00E83329" w:rsidRPr="00A40B7C">
        <w:rPr>
          <w:rFonts w:ascii="Times New Roman" w:hAnsi="Times New Roman" w:cs="Times New Roman"/>
          <w:sz w:val="22"/>
          <w:szCs w:val="22"/>
        </w:rPr>
        <w:t xml:space="preserve"> </w:t>
      </w:r>
      <w:r w:rsidR="00C737D7" w:rsidRPr="00A40B7C">
        <w:rPr>
          <w:rFonts w:ascii="Times New Roman" w:hAnsi="Times New Roman" w:cs="Times New Roman"/>
          <w:sz w:val="22"/>
          <w:szCs w:val="22"/>
        </w:rPr>
        <w:t xml:space="preserve">Exaggeration </w:t>
      </w:r>
      <w:r w:rsidR="0041445B" w:rsidRPr="00A40B7C">
        <w:rPr>
          <w:rFonts w:ascii="Times New Roman" w:hAnsi="Times New Roman" w:cs="Times New Roman"/>
          <w:sz w:val="22"/>
          <w:szCs w:val="22"/>
        </w:rPr>
        <w:t>involves</w:t>
      </w:r>
      <w:r w:rsidR="00626550" w:rsidRPr="00A40B7C">
        <w:rPr>
          <w:rFonts w:ascii="Times New Roman" w:hAnsi="Times New Roman" w:cs="Times New Roman"/>
          <w:sz w:val="22"/>
          <w:szCs w:val="22"/>
        </w:rPr>
        <w:t xml:space="preserve"> positive signaling, </w:t>
      </w:r>
      <w:r w:rsidR="0041445B" w:rsidRPr="00A40B7C">
        <w:rPr>
          <w:rFonts w:ascii="Times New Roman" w:hAnsi="Times New Roman" w:cs="Times New Roman"/>
          <w:sz w:val="22"/>
          <w:szCs w:val="22"/>
        </w:rPr>
        <w:t>where</w:t>
      </w:r>
      <w:r w:rsidR="003628A7" w:rsidRPr="00A40B7C">
        <w:rPr>
          <w:rFonts w:ascii="Times New Roman" w:hAnsi="Times New Roman" w:cs="Times New Roman"/>
          <w:sz w:val="22"/>
          <w:szCs w:val="22"/>
        </w:rPr>
        <w:t xml:space="preserve"> firms actively disseminate information designed to project a favorable image. This includes practices such as signaling ESG achievements </w:t>
      </w:r>
      <w:r w:rsidR="00A74F1C" w:rsidRPr="00A40B7C">
        <w:rPr>
          <w:rFonts w:ascii="Times New Roman" w:hAnsi="Times New Roman" w:cs="Times New Roman"/>
          <w:sz w:val="22"/>
          <w:szCs w:val="22"/>
        </w:rPr>
        <w:t>(Turban &amp; Greening, 1997)</w:t>
      </w:r>
      <w:r w:rsidR="003628A7" w:rsidRPr="00A40B7C">
        <w:rPr>
          <w:rFonts w:ascii="Times New Roman" w:hAnsi="Times New Roman" w:cs="Times New Roman"/>
          <w:sz w:val="22"/>
          <w:szCs w:val="22"/>
        </w:rPr>
        <w:t xml:space="preserve">, highlighting selective </w:t>
      </w:r>
      <w:r w:rsidR="003628A7" w:rsidRPr="00A40B7C">
        <w:rPr>
          <w:rFonts w:ascii="Times New Roman" w:hAnsi="Times New Roman" w:cs="Times New Roman"/>
          <w:sz w:val="22"/>
          <w:szCs w:val="22"/>
        </w:rPr>
        <w:lastRenderedPageBreak/>
        <w:t xml:space="preserve">aspects </w:t>
      </w:r>
      <w:r w:rsidR="00A74F1C" w:rsidRPr="00A40B7C">
        <w:rPr>
          <w:rFonts w:ascii="Times New Roman" w:hAnsi="Times New Roman" w:cs="Times New Roman"/>
          <w:sz w:val="22"/>
          <w:szCs w:val="22"/>
        </w:rPr>
        <w:t>(Marquis &amp; Qian, 2014; Nardi, 2022)</w:t>
      </w:r>
      <w:r w:rsidR="003628A7" w:rsidRPr="00A40B7C">
        <w:rPr>
          <w:rFonts w:ascii="Times New Roman" w:hAnsi="Times New Roman" w:cs="Times New Roman"/>
          <w:sz w:val="22"/>
          <w:szCs w:val="22"/>
        </w:rPr>
        <w:t xml:space="preserve">, or emphasizing symbolic actions over substantive change </w:t>
      </w:r>
      <w:r w:rsidR="00A74F1C" w:rsidRPr="00A40B7C">
        <w:rPr>
          <w:rFonts w:ascii="Times New Roman" w:hAnsi="Times New Roman" w:cs="Times New Roman"/>
          <w:sz w:val="22"/>
          <w:szCs w:val="22"/>
        </w:rPr>
        <w:t>(Bromley &amp; Powell, 2012; Lyon &amp; Maxwell, 2011; Ramus &amp; Montiel, 2005)</w:t>
      </w:r>
      <w:r w:rsidR="003628A7" w:rsidRPr="00A40B7C">
        <w:rPr>
          <w:rFonts w:ascii="Times New Roman" w:hAnsi="Times New Roman" w:cs="Times New Roman"/>
          <w:sz w:val="22"/>
          <w:szCs w:val="22"/>
        </w:rPr>
        <w:t xml:space="preserve">. </w:t>
      </w:r>
      <w:r w:rsidR="0041445B" w:rsidRPr="00A40B7C">
        <w:rPr>
          <w:rFonts w:ascii="Times New Roman" w:hAnsi="Times New Roman" w:cs="Times New Roman"/>
          <w:sz w:val="22"/>
          <w:szCs w:val="22"/>
        </w:rPr>
        <w:t>Conversely</w:t>
      </w:r>
      <w:r w:rsidR="00A20CCF" w:rsidRPr="00A40B7C">
        <w:rPr>
          <w:rFonts w:ascii="Times New Roman" w:hAnsi="Times New Roman" w:cs="Times New Roman"/>
          <w:sz w:val="22"/>
          <w:szCs w:val="22"/>
        </w:rPr>
        <w:t xml:space="preserve">, </w:t>
      </w:r>
      <w:r w:rsidR="00A21F9B" w:rsidRPr="00A40B7C">
        <w:rPr>
          <w:rFonts w:ascii="Times New Roman" w:hAnsi="Times New Roman" w:cs="Times New Roman"/>
          <w:sz w:val="22"/>
          <w:szCs w:val="22"/>
        </w:rPr>
        <w:t xml:space="preserve">firms can choose to understate their </w:t>
      </w:r>
      <w:r w:rsidR="00BF390A" w:rsidRPr="00A40B7C">
        <w:rPr>
          <w:rFonts w:ascii="Times New Roman" w:hAnsi="Times New Roman" w:cs="Times New Roman"/>
          <w:sz w:val="22"/>
          <w:szCs w:val="22"/>
        </w:rPr>
        <w:t xml:space="preserve">performance </w:t>
      </w:r>
      <w:r w:rsidR="00BC1CCB">
        <w:rPr>
          <w:rFonts w:ascii="Times New Roman" w:hAnsi="Times New Roman" w:cs="Times New Roman" w:hint="eastAsia"/>
          <w:sz w:val="22"/>
          <w:szCs w:val="22"/>
        </w:rPr>
        <w:t xml:space="preserve">for the </w:t>
      </w:r>
      <w:r w:rsidR="00DC2444">
        <w:rPr>
          <w:rFonts w:ascii="Times New Roman" w:hAnsi="Times New Roman" w:cs="Times New Roman" w:hint="eastAsia"/>
          <w:sz w:val="22"/>
          <w:szCs w:val="22"/>
        </w:rPr>
        <w:t>purpose</w:t>
      </w:r>
      <w:r w:rsidR="001266B5" w:rsidRPr="00A40B7C">
        <w:rPr>
          <w:rFonts w:ascii="Times New Roman" w:hAnsi="Times New Roman" w:cs="Times New Roman"/>
          <w:sz w:val="22"/>
          <w:szCs w:val="22"/>
        </w:rPr>
        <w:t xml:space="preserve"> </w:t>
      </w:r>
      <w:r w:rsidR="00F604E0">
        <w:rPr>
          <w:rFonts w:ascii="Times New Roman" w:hAnsi="Times New Roman" w:cs="Times New Roman" w:hint="eastAsia"/>
          <w:sz w:val="22"/>
          <w:szCs w:val="22"/>
        </w:rPr>
        <w:t>of</w:t>
      </w:r>
      <w:r w:rsidR="00DC2444">
        <w:rPr>
          <w:rFonts w:ascii="Times New Roman" w:hAnsi="Times New Roman" w:cs="Times New Roman" w:hint="eastAsia"/>
          <w:sz w:val="22"/>
          <w:szCs w:val="22"/>
        </w:rPr>
        <w:t xml:space="preserve"> </w:t>
      </w:r>
      <w:r w:rsidR="001266B5" w:rsidRPr="00A40B7C">
        <w:rPr>
          <w:rFonts w:ascii="Times New Roman" w:hAnsi="Times New Roman" w:cs="Times New Roman"/>
          <w:sz w:val="22"/>
          <w:szCs w:val="22"/>
        </w:rPr>
        <w:t xml:space="preserve">meeting the </w:t>
      </w:r>
      <w:r w:rsidR="00D4508B" w:rsidRPr="00A40B7C">
        <w:rPr>
          <w:rFonts w:ascii="Times New Roman" w:hAnsi="Times New Roman" w:cs="Times New Roman"/>
          <w:sz w:val="22"/>
          <w:szCs w:val="22"/>
        </w:rPr>
        <w:t>needs of</w:t>
      </w:r>
      <w:r w:rsidR="001266B5" w:rsidRPr="00A40B7C">
        <w:rPr>
          <w:rFonts w:ascii="Times New Roman" w:hAnsi="Times New Roman" w:cs="Times New Roman"/>
          <w:sz w:val="22"/>
          <w:szCs w:val="22"/>
        </w:rPr>
        <w:t xml:space="preserve"> some stakeholders </w:t>
      </w:r>
      <w:r w:rsidR="000A3027" w:rsidRPr="00A40B7C">
        <w:rPr>
          <w:rFonts w:ascii="Times New Roman" w:hAnsi="Times New Roman" w:cs="Times New Roman"/>
          <w:sz w:val="22"/>
          <w:szCs w:val="22"/>
        </w:rPr>
        <w:t>to</w:t>
      </w:r>
      <w:r w:rsidR="00AE17FD" w:rsidRPr="00A40B7C">
        <w:rPr>
          <w:rFonts w:ascii="Times New Roman" w:hAnsi="Times New Roman" w:cs="Times New Roman"/>
          <w:sz w:val="22"/>
          <w:szCs w:val="22"/>
        </w:rPr>
        <w:t xml:space="preserve"> </w:t>
      </w:r>
      <w:r w:rsidR="00DD1198" w:rsidRPr="00A40B7C">
        <w:rPr>
          <w:rFonts w:ascii="Times New Roman" w:hAnsi="Times New Roman" w:cs="Times New Roman"/>
          <w:sz w:val="22"/>
          <w:szCs w:val="22"/>
        </w:rPr>
        <w:t xml:space="preserve">mitigate potential concerns from other stakeholders. </w:t>
      </w:r>
      <w:r w:rsidRPr="00A40B7C">
        <w:rPr>
          <w:rFonts w:ascii="Times New Roman" w:hAnsi="Times New Roman" w:cs="Times New Roman"/>
          <w:sz w:val="22"/>
          <w:szCs w:val="22"/>
        </w:rPr>
        <w:t xml:space="preserve">For instance, </w:t>
      </w:r>
      <w:r w:rsidR="00A74F1C" w:rsidRPr="00A40B7C">
        <w:rPr>
          <w:rFonts w:ascii="Times New Roman" w:hAnsi="Times New Roman" w:cs="Times New Roman"/>
          <w:sz w:val="22"/>
          <w:szCs w:val="22"/>
        </w:rPr>
        <w:t xml:space="preserve">Kim &amp; Lyon </w:t>
      </w:r>
      <w:r w:rsidR="00F604E0">
        <w:rPr>
          <w:rFonts w:ascii="Times New Roman" w:hAnsi="Times New Roman" w:cs="Times New Roman" w:hint="eastAsia"/>
          <w:sz w:val="22"/>
          <w:szCs w:val="22"/>
        </w:rPr>
        <w:t>(</w:t>
      </w:r>
      <w:r w:rsidR="00A74F1C" w:rsidRPr="00A40B7C">
        <w:rPr>
          <w:rFonts w:ascii="Times New Roman" w:hAnsi="Times New Roman" w:cs="Times New Roman"/>
          <w:sz w:val="22"/>
          <w:szCs w:val="22"/>
        </w:rPr>
        <w:t>2015)</w:t>
      </w:r>
      <w:r w:rsidRPr="00A40B7C">
        <w:rPr>
          <w:rFonts w:ascii="Times New Roman" w:hAnsi="Times New Roman" w:cs="Times New Roman"/>
          <w:sz w:val="22"/>
          <w:szCs w:val="22"/>
        </w:rPr>
        <w:t xml:space="preserve"> </w:t>
      </w:r>
      <w:r w:rsidR="0049158C" w:rsidRPr="00A40B7C">
        <w:rPr>
          <w:rFonts w:ascii="Times New Roman" w:hAnsi="Times New Roman" w:cs="Times New Roman"/>
          <w:sz w:val="22"/>
          <w:szCs w:val="22"/>
        </w:rPr>
        <w:t>demonstrate</w:t>
      </w:r>
      <w:r w:rsidRPr="00A40B7C">
        <w:rPr>
          <w:rFonts w:ascii="Times New Roman" w:hAnsi="Times New Roman" w:cs="Times New Roman"/>
          <w:sz w:val="22"/>
          <w:szCs w:val="22"/>
        </w:rPr>
        <w:t xml:space="preserve"> that when the investor pressure becomes the most salient in a deregulated environment, firms are reluctant to disclose costly social and environmental practices and are likely to engage in </w:t>
      </w:r>
      <w:r w:rsidR="004B6410">
        <w:rPr>
          <w:rFonts w:ascii="Times New Roman" w:hAnsi="Times New Roman" w:cs="Times New Roman"/>
          <w:sz w:val="22"/>
          <w:szCs w:val="22"/>
        </w:rPr>
        <w:t>“</w:t>
      </w:r>
      <w:r w:rsidRPr="00A40B7C">
        <w:rPr>
          <w:rFonts w:ascii="Times New Roman" w:hAnsi="Times New Roman" w:cs="Times New Roman"/>
          <w:sz w:val="22"/>
          <w:szCs w:val="22"/>
        </w:rPr>
        <w:t>brownwashing</w:t>
      </w:r>
      <w:r w:rsidR="006B1407" w:rsidRPr="00A40B7C">
        <w:rPr>
          <w:rFonts w:ascii="Times New Roman" w:hAnsi="Times New Roman" w:cs="Times New Roman"/>
          <w:sz w:val="22"/>
          <w:szCs w:val="22"/>
        </w:rPr>
        <w:t>.</w:t>
      </w:r>
      <w:r w:rsidR="004B6410">
        <w:rPr>
          <w:rFonts w:ascii="Times New Roman" w:hAnsi="Times New Roman" w:cs="Times New Roman"/>
          <w:sz w:val="22"/>
          <w:szCs w:val="22"/>
        </w:rPr>
        <w:t>”</w:t>
      </w:r>
      <w:r w:rsidRPr="00A40B7C">
        <w:rPr>
          <w:rFonts w:ascii="Times New Roman" w:hAnsi="Times New Roman" w:cs="Times New Roman"/>
          <w:sz w:val="22"/>
          <w:szCs w:val="22"/>
        </w:rPr>
        <w:t xml:space="preserve"> </w:t>
      </w:r>
      <w:r w:rsidR="00F66286" w:rsidRPr="00A40B7C">
        <w:rPr>
          <w:rFonts w:ascii="Times New Roman" w:hAnsi="Times New Roman" w:cs="Times New Roman"/>
          <w:sz w:val="22"/>
          <w:szCs w:val="22"/>
        </w:rPr>
        <w:t xml:space="preserve">Both </w:t>
      </w:r>
      <w:r w:rsidR="005753AB" w:rsidRPr="00A40B7C">
        <w:rPr>
          <w:rFonts w:ascii="Times New Roman" w:hAnsi="Times New Roman" w:cs="Times New Roman"/>
          <w:sz w:val="22"/>
          <w:szCs w:val="22"/>
        </w:rPr>
        <w:t>greenwashing and brownwashing can serve</w:t>
      </w:r>
      <w:r w:rsidRPr="00A40B7C">
        <w:rPr>
          <w:rFonts w:ascii="Times New Roman" w:hAnsi="Times New Roman" w:cs="Times New Roman"/>
          <w:sz w:val="22"/>
          <w:szCs w:val="22"/>
        </w:rPr>
        <w:t xml:space="preserve"> to </w:t>
      </w:r>
      <w:r w:rsidR="006B234E" w:rsidRPr="00A40B7C">
        <w:rPr>
          <w:rFonts w:ascii="Times New Roman" w:hAnsi="Times New Roman" w:cs="Times New Roman"/>
          <w:sz w:val="22"/>
          <w:szCs w:val="22"/>
        </w:rPr>
        <w:t xml:space="preserve">alleviate </w:t>
      </w:r>
      <w:r w:rsidRPr="00A40B7C">
        <w:rPr>
          <w:rFonts w:ascii="Times New Roman" w:hAnsi="Times New Roman" w:cs="Times New Roman"/>
          <w:sz w:val="22"/>
          <w:szCs w:val="22"/>
        </w:rPr>
        <w:t xml:space="preserve">pressure from the </w:t>
      </w:r>
      <w:r w:rsidR="005753AB" w:rsidRPr="00A40B7C">
        <w:rPr>
          <w:rFonts w:ascii="Times New Roman" w:hAnsi="Times New Roman" w:cs="Times New Roman"/>
          <w:sz w:val="22"/>
          <w:szCs w:val="22"/>
        </w:rPr>
        <w:t>“</w:t>
      </w:r>
      <w:r w:rsidRPr="00A40B7C">
        <w:rPr>
          <w:rFonts w:ascii="Times New Roman" w:hAnsi="Times New Roman" w:cs="Times New Roman"/>
          <w:sz w:val="22"/>
          <w:szCs w:val="22"/>
        </w:rPr>
        <w:t>definitive stakeholders</w:t>
      </w:r>
      <w:r w:rsidR="005753AB" w:rsidRPr="00A40B7C">
        <w:rPr>
          <w:rFonts w:ascii="Times New Roman" w:hAnsi="Times New Roman" w:cs="Times New Roman"/>
          <w:sz w:val="22"/>
          <w:szCs w:val="22"/>
        </w:rPr>
        <w:t>”</w:t>
      </w:r>
      <w:r w:rsidRPr="00A40B7C">
        <w:rPr>
          <w:rFonts w:ascii="Times New Roman" w:hAnsi="Times New Roman" w:cs="Times New Roman"/>
          <w:sz w:val="22"/>
          <w:szCs w:val="22"/>
        </w:rPr>
        <w:t xml:space="preserve"> </w:t>
      </w:r>
      <w:r w:rsidR="00A74F1C" w:rsidRPr="00A40B7C">
        <w:rPr>
          <w:rFonts w:ascii="Times New Roman" w:hAnsi="Times New Roman" w:cs="Times New Roman"/>
          <w:sz w:val="22"/>
          <w:szCs w:val="22"/>
        </w:rPr>
        <w:t>(Mitchell, Agle, &amp; Wood, 1997)</w:t>
      </w:r>
      <w:r w:rsidRPr="00A40B7C">
        <w:rPr>
          <w:rFonts w:ascii="Times New Roman" w:hAnsi="Times New Roman" w:cs="Times New Roman"/>
          <w:sz w:val="22"/>
          <w:szCs w:val="22"/>
        </w:rPr>
        <w:t xml:space="preserve">, leveraging false narratives to gain legitimacy or deflect criticism. </w:t>
      </w:r>
    </w:p>
    <w:p w14:paraId="2C188D29" w14:textId="00B27D30" w:rsidR="00447190" w:rsidRPr="00A40B7C" w:rsidRDefault="001C5AA5" w:rsidP="00073FCA">
      <w:pPr>
        <w:ind w:firstLine="567"/>
        <w:jc w:val="both"/>
        <w:rPr>
          <w:rFonts w:ascii="Times New Roman" w:hAnsi="Times New Roman" w:cs="Times New Roman"/>
          <w:sz w:val="22"/>
          <w:szCs w:val="22"/>
        </w:rPr>
      </w:pPr>
      <w:r w:rsidRPr="00A40B7C">
        <w:rPr>
          <w:rFonts w:ascii="Times New Roman" w:hAnsi="Times New Roman" w:cs="Times New Roman"/>
          <w:sz w:val="22"/>
          <w:szCs w:val="22"/>
        </w:rPr>
        <w:t>Between overstatement and understa</w:t>
      </w:r>
      <w:r w:rsidR="000D28E0" w:rsidRPr="00A40B7C">
        <w:rPr>
          <w:rFonts w:ascii="Times New Roman" w:hAnsi="Times New Roman" w:cs="Times New Roman"/>
          <w:sz w:val="22"/>
          <w:szCs w:val="22"/>
        </w:rPr>
        <w:t>tement</w:t>
      </w:r>
      <w:r w:rsidR="00447190" w:rsidRPr="00A40B7C">
        <w:rPr>
          <w:rFonts w:ascii="Times New Roman" w:hAnsi="Times New Roman" w:cs="Times New Roman"/>
          <w:sz w:val="22"/>
          <w:szCs w:val="22"/>
        </w:rPr>
        <w:t xml:space="preserve">, firms may adopt a strategy of silence, characterized by deliberate non-disclosure of information or minimal engagement on contentious issues </w:t>
      </w:r>
      <w:r w:rsidR="00A74F1C" w:rsidRPr="00A40B7C">
        <w:rPr>
          <w:rFonts w:ascii="Times New Roman" w:hAnsi="Times New Roman" w:cs="Times New Roman"/>
          <w:sz w:val="22"/>
          <w:szCs w:val="22"/>
        </w:rPr>
        <w:t>(Morrison &amp; Milliken, 2000)</w:t>
      </w:r>
      <w:r w:rsidR="00447190" w:rsidRPr="00A40B7C">
        <w:rPr>
          <w:rFonts w:ascii="Times New Roman" w:hAnsi="Times New Roman" w:cs="Times New Roman"/>
          <w:sz w:val="22"/>
          <w:szCs w:val="22"/>
        </w:rPr>
        <w:t xml:space="preserve">. </w:t>
      </w:r>
      <w:r w:rsidR="00F619CE" w:rsidRPr="00A40B7C">
        <w:rPr>
          <w:rFonts w:ascii="Times New Roman" w:hAnsi="Times New Roman" w:cs="Times New Roman"/>
          <w:sz w:val="22"/>
          <w:szCs w:val="22"/>
        </w:rPr>
        <w:t xml:space="preserve">For instance, </w:t>
      </w:r>
      <w:r w:rsidR="00A74F1C" w:rsidRPr="00A40B7C">
        <w:rPr>
          <w:rFonts w:ascii="Times New Roman" w:hAnsi="Times New Roman" w:cs="Times New Roman"/>
          <w:sz w:val="22"/>
          <w:szCs w:val="22"/>
        </w:rPr>
        <w:t xml:space="preserve">Wang et al. </w:t>
      </w:r>
      <w:r w:rsidR="00FA5209" w:rsidRPr="00A40B7C">
        <w:rPr>
          <w:rFonts w:ascii="Times New Roman" w:hAnsi="Times New Roman" w:cs="Times New Roman" w:hint="eastAsia"/>
          <w:sz w:val="22"/>
          <w:szCs w:val="22"/>
        </w:rPr>
        <w:t>(</w:t>
      </w:r>
      <w:r w:rsidR="00A74F1C" w:rsidRPr="00A40B7C">
        <w:rPr>
          <w:rFonts w:ascii="Times New Roman" w:hAnsi="Times New Roman" w:cs="Times New Roman"/>
          <w:sz w:val="22"/>
          <w:szCs w:val="22"/>
        </w:rPr>
        <w:t>2021)</w:t>
      </w:r>
      <w:r w:rsidR="00F619CE" w:rsidRPr="00A40B7C">
        <w:rPr>
          <w:rFonts w:ascii="Times New Roman" w:hAnsi="Times New Roman" w:cs="Times New Roman"/>
          <w:sz w:val="22"/>
          <w:szCs w:val="22"/>
        </w:rPr>
        <w:t xml:space="preserve"> document that firms strategically remain silent to manage the tension between corporate philanthropy and the interests of investors and employees. </w:t>
      </w:r>
      <w:r w:rsidR="00447190" w:rsidRPr="00A40B7C">
        <w:rPr>
          <w:rFonts w:ascii="Times New Roman" w:hAnsi="Times New Roman" w:cs="Times New Roman"/>
          <w:sz w:val="22"/>
          <w:szCs w:val="22"/>
        </w:rPr>
        <w:t xml:space="preserve">Unlike </w:t>
      </w:r>
      <w:r w:rsidR="000C5C33" w:rsidRPr="00A40B7C">
        <w:rPr>
          <w:rFonts w:ascii="Times New Roman" w:hAnsi="Times New Roman" w:cs="Times New Roman"/>
          <w:sz w:val="22"/>
          <w:szCs w:val="22"/>
        </w:rPr>
        <w:t>the other two forms</w:t>
      </w:r>
      <w:r w:rsidR="00447190" w:rsidRPr="00A40B7C">
        <w:rPr>
          <w:rFonts w:ascii="Times New Roman" w:hAnsi="Times New Roman" w:cs="Times New Roman"/>
          <w:sz w:val="22"/>
          <w:szCs w:val="22"/>
        </w:rPr>
        <w:t>,</w:t>
      </w:r>
      <w:r w:rsidR="00D777B0" w:rsidRPr="00A40B7C">
        <w:rPr>
          <w:rFonts w:ascii="Times New Roman" w:hAnsi="Times New Roman" w:cs="Times New Roman"/>
          <w:sz w:val="22"/>
          <w:szCs w:val="22"/>
        </w:rPr>
        <w:t xml:space="preserve"> strategic</w:t>
      </w:r>
      <w:r w:rsidR="00447190" w:rsidRPr="00A40B7C">
        <w:rPr>
          <w:rFonts w:ascii="Times New Roman" w:hAnsi="Times New Roman" w:cs="Times New Roman"/>
          <w:sz w:val="22"/>
          <w:szCs w:val="22"/>
        </w:rPr>
        <w:t xml:space="preserve"> silence avoids deception </w:t>
      </w:r>
      <w:r w:rsidR="00514D1A" w:rsidRPr="00A40B7C">
        <w:rPr>
          <w:rFonts w:ascii="Times New Roman" w:hAnsi="Times New Roman" w:cs="Times New Roman"/>
          <w:sz w:val="22"/>
          <w:szCs w:val="22"/>
        </w:rPr>
        <w:t>and</w:t>
      </w:r>
      <w:r w:rsidR="00447190" w:rsidRPr="00A40B7C">
        <w:rPr>
          <w:rFonts w:ascii="Times New Roman" w:hAnsi="Times New Roman" w:cs="Times New Roman"/>
          <w:sz w:val="22"/>
          <w:szCs w:val="22"/>
        </w:rPr>
        <w:t xml:space="preserve"> operates through omission</w:t>
      </w:r>
      <w:r w:rsidR="0001167C" w:rsidRPr="00A40B7C">
        <w:rPr>
          <w:rFonts w:ascii="Times New Roman" w:hAnsi="Times New Roman" w:cs="Times New Roman" w:hint="eastAsia"/>
          <w:sz w:val="22"/>
          <w:szCs w:val="22"/>
        </w:rPr>
        <w:t xml:space="preserve"> </w:t>
      </w:r>
      <w:r w:rsidR="00E517EE" w:rsidRPr="00A40B7C">
        <w:rPr>
          <w:rFonts w:ascii="Times New Roman" w:hAnsi="Times New Roman" w:cs="Times New Roman"/>
          <w:sz w:val="22"/>
          <w:szCs w:val="22"/>
        </w:rPr>
        <w:t>(Asselineau, Grolleau, &amp; Mzoughi, 2024)</w:t>
      </w:r>
      <w:r w:rsidR="00447190" w:rsidRPr="00A40B7C">
        <w:rPr>
          <w:rFonts w:ascii="Times New Roman" w:hAnsi="Times New Roman" w:cs="Times New Roman"/>
          <w:sz w:val="22"/>
          <w:szCs w:val="22"/>
        </w:rPr>
        <w:t>. By choosing not to communicate about specific practices, firms aim to sidestep scrutiny from stakeholders or maintain ambiguity about their commitments</w:t>
      </w:r>
      <w:r w:rsidR="00826EEA"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(Marquis et al., 2016)</w:t>
      </w:r>
      <w:r w:rsidR="00447190" w:rsidRPr="00A40B7C">
        <w:rPr>
          <w:rFonts w:ascii="Times New Roman" w:hAnsi="Times New Roman" w:cs="Times New Roman"/>
          <w:sz w:val="22"/>
          <w:szCs w:val="22"/>
        </w:rPr>
        <w:t>. Silence can be particularly effective in contexts where stakeholder expectations are fragmented or where disclosure might highlight trade-offs detrimental to the firm’s reputation</w:t>
      </w:r>
      <w:r w:rsidR="00826EEA"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(Wang et al., 2021)</w:t>
      </w:r>
      <w:r w:rsidR="00447190" w:rsidRPr="00A40B7C">
        <w:rPr>
          <w:rFonts w:ascii="Times New Roman" w:hAnsi="Times New Roman" w:cs="Times New Roman"/>
          <w:sz w:val="22"/>
          <w:szCs w:val="22"/>
        </w:rPr>
        <w:t>.</w:t>
      </w:r>
    </w:p>
    <w:p w14:paraId="04C3B275" w14:textId="0DDF06BA" w:rsidR="00447190" w:rsidRPr="00A40B7C" w:rsidRDefault="00036AE5" w:rsidP="00073FCA">
      <w:pPr>
        <w:ind w:firstLine="567"/>
        <w:jc w:val="both"/>
        <w:rPr>
          <w:rFonts w:ascii="Times New Roman" w:hAnsi="Times New Roman" w:cs="Times New Roman"/>
          <w:sz w:val="22"/>
          <w:szCs w:val="22"/>
        </w:rPr>
      </w:pPr>
      <w:r w:rsidRPr="00A40B7C">
        <w:rPr>
          <w:rFonts w:ascii="Times New Roman" w:hAnsi="Times New Roman" w:cs="Times New Roman"/>
          <w:sz w:val="22"/>
          <w:szCs w:val="22"/>
        </w:rPr>
        <w:t xml:space="preserve">Notably, prior </w:t>
      </w:r>
      <w:r w:rsidR="006F5A85" w:rsidRPr="00A40B7C">
        <w:rPr>
          <w:rFonts w:ascii="Times New Roman" w:hAnsi="Times New Roman" w:cs="Times New Roman"/>
          <w:sz w:val="22"/>
          <w:szCs w:val="22"/>
        </w:rPr>
        <w:t xml:space="preserve">studies </w:t>
      </w:r>
      <w:r w:rsidR="006663FE" w:rsidRPr="00A40B7C">
        <w:rPr>
          <w:rFonts w:ascii="Times New Roman" w:hAnsi="Times New Roman" w:cs="Times New Roman"/>
          <w:sz w:val="22"/>
          <w:szCs w:val="22"/>
        </w:rPr>
        <w:t xml:space="preserve">discussing </w:t>
      </w:r>
      <w:r w:rsidR="008643F5" w:rsidRPr="00A40B7C">
        <w:rPr>
          <w:rFonts w:ascii="Times New Roman" w:hAnsi="Times New Roman" w:cs="Times New Roman"/>
          <w:sz w:val="22"/>
          <w:szCs w:val="22"/>
        </w:rPr>
        <w:t xml:space="preserve">impression management as response to </w:t>
      </w:r>
      <w:r w:rsidR="0099596B" w:rsidRPr="00A40B7C">
        <w:rPr>
          <w:rFonts w:ascii="Times New Roman" w:hAnsi="Times New Roman" w:cs="Times New Roman"/>
          <w:sz w:val="22"/>
          <w:szCs w:val="22"/>
        </w:rPr>
        <w:t>shareholder-stakeholder tension</w:t>
      </w:r>
      <w:r w:rsidR="00CD743F" w:rsidRPr="00A40B7C">
        <w:rPr>
          <w:rFonts w:ascii="Times New Roman" w:hAnsi="Times New Roman" w:cs="Times New Roman"/>
          <w:sz w:val="22"/>
          <w:szCs w:val="22"/>
        </w:rPr>
        <w:t xml:space="preserve"> </w:t>
      </w:r>
      <w:r w:rsidR="006F5A85" w:rsidRPr="00A40B7C">
        <w:rPr>
          <w:rFonts w:ascii="Times New Roman" w:hAnsi="Times New Roman" w:cs="Times New Roman"/>
          <w:sz w:val="22"/>
          <w:szCs w:val="22"/>
        </w:rPr>
        <w:t>have</w:t>
      </w:r>
      <w:r w:rsidR="00447190" w:rsidRPr="00A40B7C">
        <w:rPr>
          <w:rFonts w:ascii="Times New Roman" w:hAnsi="Times New Roman" w:cs="Times New Roman"/>
          <w:sz w:val="22"/>
          <w:szCs w:val="22"/>
        </w:rPr>
        <w:t xml:space="preserve"> predominantly </w:t>
      </w:r>
      <w:r w:rsidR="00857267" w:rsidRPr="00A40B7C">
        <w:rPr>
          <w:rFonts w:ascii="Times New Roman" w:hAnsi="Times New Roman" w:cs="Times New Roman"/>
          <w:sz w:val="22"/>
          <w:szCs w:val="22"/>
        </w:rPr>
        <w:t xml:space="preserve">focused </w:t>
      </w:r>
      <w:r w:rsidR="002F68FE" w:rsidRPr="00A40B7C">
        <w:rPr>
          <w:rFonts w:ascii="Times New Roman" w:hAnsi="Times New Roman" w:cs="Times New Roman"/>
          <w:sz w:val="22"/>
          <w:szCs w:val="22"/>
        </w:rPr>
        <w:t>their attention</w:t>
      </w:r>
      <w:r w:rsidR="00857267" w:rsidRPr="00A40B7C">
        <w:rPr>
          <w:rFonts w:ascii="Times New Roman" w:hAnsi="Times New Roman" w:cs="Times New Roman"/>
          <w:sz w:val="22"/>
          <w:szCs w:val="22"/>
        </w:rPr>
        <w:t xml:space="preserve"> </w:t>
      </w:r>
      <w:r w:rsidR="00A40738" w:rsidRPr="00A40B7C">
        <w:rPr>
          <w:rFonts w:ascii="Times New Roman" w:hAnsi="Times New Roman" w:cs="Times New Roman"/>
          <w:sz w:val="22"/>
          <w:szCs w:val="22"/>
        </w:rPr>
        <w:t xml:space="preserve">on </w:t>
      </w:r>
      <w:r w:rsidR="00D330B5" w:rsidRPr="00A40B7C">
        <w:rPr>
          <w:rFonts w:ascii="Times New Roman" w:hAnsi="Times New Roman" w:cs="Times New Roman"/>
          <w:sz w:val="22"/>
          <w:szCs w:val="22"/>
        </w:rPr>
        <w:t>social and environmental performance</w:t>
      </w:r>
      <w:r w:rsidR="00B66614" w:rsidRPr="00A40B7C">
        <w:rPr>
          <w:rFonts w:ascii="Times New Roman" w:hAnsi="Times New Roman" w:cs="Times New Roman"/>
          <w:sz w:val="22"/>
          <w:szCs w:val="22"/>
        </w:rPr>
        <w:t xml:space="preserve"> rather than </w:t>
      </w:r>
      <w:r w:rsidR="00D94546" w:rsidRPr="00A40B7C">
        <w:rPr>
          <w:rFonts w:ascii="Times New Roman" w:hAnsi="Times New Roman" w:cs="Times New Roman"/>
          <w:sz w:val="22"/>
          <w:szCs w:val="22"/>
        </w:rPr>
        <w:t xml:space="preserve">on </w:t>
      </w:r>
      <w:r w:rsidR="002D2C5E" w:rsidRPr="00A40B7C">
        <w:rPr>
          <w:rFonts w:ascii="Times New Roman" w:hAnsi="Times New Roman" w:cs="Times New Roman"/>
          <w:sz w:val="22"/>
          <w:szCs w:val="22"/>
        </w:rPr>
        <w:t>financial performance</w:t>
      </w:r>
      <w:r w:rsidR="00447190" w:rsidRPr="00A40B7C">
        <w:rPr>
          <w:rFonts w:ascii="Times New Roman" w:hAnsi="Times New Roman" w:cs="Times New Roman"/>
          <w:sz w:val="22"/>
          <w:szCs w:val="22"/>
        </w:rPr>
        <w:t xml:space="preserve">. </w:t>
      </w:r>
      <w:r w:rsidR="00B41C52" w:rsidRPr="00A40B7C">
        <w:rPr>
          <w:rFonts w:ascii="Times New Roman" w:hAnsi="Times New Roman" w:cs="Times New Roman"/>
          <w:sz w:val="22"/>
          <w:szCs w:val="22"/>
        </w:rPr>
        <w:t>This focus is rooted</w:t>
      </w:r>
      <w:r w:rsidR="00113D8F" w:rsidRPr="00A40B7C">
        <w:rPr>
          <w:rFonts w:ascii="Times New Roman" w:hAnsi="Times New Roman" w:cs="Times New Roman"/>
          <w:sz w:val="22"/>
          <w:szCs w:val="22"/>
        </w:rPr>
        <w:t xml:space="preserve"> in</w:t>
      </w:r>
      <w:r w:rsidR="00447190" w:rsidRPr="00A40B7C">
        <w:rPr>
          <w:rFonts w:ascii="Times New Roman" w:hAnsi="Times New Roman" w:cs="Times New Roman"/>
          <w:sz w:val="22"/>
          <w:szCs w:val="22"/>
        </w:rPr>
        <w:t xml:space="preserve"> the traditional profit-maximization </w:t>
      </w:r>
      <w:r w:rsidR="00785146" w:rsidRPr="00A40B7C">
        <w:rPr>
          <w:rFonts w:ascii="Times New Roman" w:hAnsi="Times New Roman" w:cs="Times New Roman"/>
          <w:sz w:val="22"/>
          <w:szCs w:val="22"/>
        </w:rPr>
        <w:t xml:space="preserve">or </w:t>
      </w:r>
      <w:r w:rsidR="00F2421F" w:rsidRPr="00A40B7C">
        <w:rPr>
          <w:rFonts w:ascii="Times New Roman" w:hAnsi="Times New Roman" w:cs="Times New Roman"/>
          <w:sz w:val="22"/>
          <w:szCs w:val="22"/>
        </w:rPr>
        <w:t xml:space="preserve">‘shareholder primacy’ </w:t>
      </w:r>
      <w:r w:rsidR="00447190" w:rsidRPr="00A40B7C">
        <w:rPr>
          <w:rFonts w:ascii="Times New Roman" w:hAnsi="Times New Roman" w:cs="Times New Roman"/>
          <w:sz w:val="22"/>
          <w:szCs w:val="22"/>
        </w:rPr>
        <w:t>view</w:t>
      </w:r>
      <w:r w:rsidR="00F2421F" w:rsidRPr="00A40B7C">
        <w:rPr>
          <w:rFonts w:ascii="Times New Roman" w:hAnsi="Times New Roman" w:cs="Times New Roman"/>
          <w:sz w:val="22"/>
          <w:szCs w:val="22"/>
        </w:rPr>
        <w:t xml:space="preserve"> </w:t>
      </w:r>
      <w:r w:rsidR="00A74F1C" w:rsidRPr="00A40B7C">
        <w:rPr>
          <w:rFonts w:ascii="Times New Roman" w:hAnsi="Times New Roman" w:cs="Times New Roman"/>
          <w:sz w:val="22"/>
          <w:szCs w:val="22"/>
        </w:rPr>
        <w:t>(Friedman, 1970)</w:t>
      </w:r>
      <w:r w:rsidR="00447190" w:rsidRPr="00A40B7C">
        <w:rPr>
          <w:rFonts w:ascii="Times New Roman" w:hAnsi="Times New Roman" w:cs="Times New Roman"/>
          <w:sz w:val="22"/>
          <w:szCs w:val="22"/>
        </w:rPr>
        <w:t>, which sees stakeholder engagement as instrumental or superficial</w:t>
      </w:r>
      <w:r w:rsidR="006B2ED4" w:rsidRPr="00A40B7C">
        <w:rPr>
          <w:rFonts w:ascii="Times New Roman" w:hAnsi="Times New Roman" w:cs="Times New Roman"/>
          <w:sz w:val="22"/>
          <w:szCs w:val="22"/>
        </w:rPr>
        <w:t xml:space="preserve"> practices</w:t>
      </w:r>
      <w:r w:rsidR="00447190" w:rsidRPr="00A40B7C">
        <w:rPr>
          <w:rFonts w:ascii="Times New Roman" w:hAnsi="Times New Roman" w:cs="Times New Roman"/>
          <w:sz w:val="22"/>
          <w:szCs w:val="22"/>
        </w:rPr>
        <w:t xml:space="preserve"> designed to enhance legitimacy or reduce reputation risks without fundamentally altering profit-driven priorities </w:t>
      </w:r>
      <w:r w:rsidR="00A74F1C" w:rsidRPr="00A40B7C">
        <w:rPr>
          <w:rFonts w:ascii="Times New Roman" w:hAnsi="Times New Roman" w:cs="Times New Roman"/>
          <w:sz w:val="22"/>
          <w:szCs w:val="22"/>
        </w:rPr>
        <w:t>(Jones, 1995; McWilliams &amp; Siegel, 2001)</w:t>
      </w:r>
      <w:r w:rsidR="00447190" w:rsidRPr="00A40B7C">
        <w:rPr>
          <w:rFonts w:ascii="Times New Roman" w:hAnsi="Times New Roman" w:cs="Times New Roman"/>
          <w:sz w:val="22"/>
          <w:szCs w:val="22"/>
        </w:rPr>
        <w:t xml:space="preserve">. Consequently, little attention has been given to scenarios </w:t>
      </w:r>
      <w:r w:rsidR="00520743" w:rsidRPr="00A40B7C">
        <w:rPr>
          <w:rFonts w:ascii="Times New Roman" w:hAnsi="Times New Roman" w:cs="Times New Roman"/>
          <w:sz w:val="22"/>
          <w:szCs w:val="22"/>
        </w:rPr>
        <w:t xml:space="preserve">in which </w:t>
      </w:r>
      <w:r w:rsidR="00447190" w:rsidRPr="00A40B7C">
        <w:rPr>
          <w:rFonts w:ascii="Times New Roman" w:hAnsi="Times New Roman" w:cs="Times New Roman"/>
          <w:sz w:val="22"/>
          <w:szCs w:val="22"/>
        </w:rPr>
        <w:t xml:space="preserve">firms </w:t>
      </w:r>
      <w:r w:rsidR="00BE2D74" w:rsidRPr="00A40B7C">
        <w:rPr>
          <w:rFonts w:ascii="Times New Roman" w:hAnsi="Times New Roman" w:cs="Times New Roman"/>
          <w:sz w:val="22"/>
          <w:szCs w:val="22"/>
        </w:rPr>
        <w:t xml:space="preserve">choose to </w:t>
      </w:r>
      <w:r w:rsidR="00F57A2D" w:rsidRPr="00A40B7C">
        <w:rPr>
          <w:rFonts w:ascii="Times New Roman" w:hAnsi="Times New Roman" w:cs="Times New Roman"/>
          <w:sz w:val="22"/>
          <w:szCs w:val="22"/>
        </w:rPr>
        <w:t>falsely or strategically ‘communicate’</w:t>
      </w:r>
      <w:r w:rsidR="00C901F0" w:rsidRPr="00A40B7C">
        <w:rPr>
          <w:rFonts w:ascii="Times New Roman" w:hAnsi="Times New Roman" w:cs="Times New Roman"/>
          <w:sz w:val="22"/>
          <w:szCs w:val="22"/>
        </w:rPr>
        <w:t xml:space="preserve"> or disclo</w:t>
      </w:r>
      <w:r w:rsidR="00693E81" w:rsidRPr="00A40B7C">
        <w:rPr>
          <w:rFonts w:ascii="Times New Roman" w:hAnsi="Times New Roman" w:cs="Times New Roman"/>
          <w:sz w:val="22"/>
          <w:szCs w:val="22"/>
        </w:rPr>
        <w:t>se</w:t>
      </w:r>
      <w:r w:rsidR="00F57A2D" w:rsidRPr="00A40B7C">
        <w:rPr>
          <w:rFonts w:ascii="Times New Roman" w:hAnsi="Times New Roman" w:cs="Times New Roman"/>
          <w:sz w:val="22"/>
          <w:szCs w:val="22"/>
        </w:rPr>
        <w:t xml:space="preserve"> their financial performance</w:t>
      </w:r>
      <w:r w:rsidR="000B5567" w:rsidRPr="00A40B7C">
        <w:rPr>
          <w:rFonts w:ascii="Times New Roman" w:hAnsi="Times New Roman" w:cs="Times New Roman"/>
          <w:sz w:val="22"/>
          <w:szCs w:val="22"/>
        </w:rPr>
        <w:t xml:space="preserve"> in response to the </w:t>
      </w:r>
      <w:r w:rsidR="00D84DFD" w:rsidRPr="00A40B7C">
        <w:rPr>
          <w:rFonts w:ascii="Times New Roman" w:hAnsi="Times New Roman" w:cs="Times New Roman"/>
          <w:sz w:val="22"/>
          <w:szCs w:val="22"/>
        </w:rPr>
        <w:t>tension</w:t>
      </w:r>
      <w:r w:rsidR="0005031D" w:rsidRPr="00A40B7C">
        <w:rPr>
          <w:rFonts w:ascii="Times New Roman" w:hAnsi="Times New Roman" w:cs="Times New Roman"/>
          <w:sz w:val="22"/>
          <w:szCs w:val="22"/>
        </w:rPr>
        <w:t xml:space="preserve"> between shareholder</w:t>
      </w:r>
      <w:r w:rsidR="00D91267" w:rsidRPr="00A40B7C">
        <w:rPr>
          <w:rFonts w:ascii="Times New Roman" w:hAnsi="Times New Roman" w:cs="Times New Roman"/>
          <w:sz w:val="22"/>
          <w:szCs w:val="22"/>
        </w:rPr>
        <w:t>s</w:t>
      </w:r>
      <w:r w:rsidR="0005031D" w:rsidRPr="00A40B7C">
        <w:rPr>
          <w:rFonts w:ascii="Times New Roman" w:hAnsi="Times New Roman" w:cs="Times New Roman"/>
          <w:sz w:val="22"/>
          <w:szCs w:val="22"/>
        </w:rPr>
        <w:t xml:space="preserve"> and other stakeholder</w:t>
      </w:r>
      <w:r w:rsidR="00D91267" w:rsidRPr="00A40B7C">
        <w:rPr>
          <w:rFonts w:ascii="Times New Roman" w:hAnsi="Times New Roman" w:cs="Times New Roman"/>
          <w:sz w:val="22"/>
          <w:szCs w:val="22"/>
        </w:rPr>
        <w:t>s</w:t>
      </w:r>
      <w:r w:rsidR="00D84DFD" w:rsidRPr="00A40B7C">
        <w:rPr>
          <w:rFonts w:ascii="Times New Roman" w:hAnsi="Times New Roman" w:cs="Times New Roman"/>
          <w:sz w:val="22"/>
          <w:szCs w:val="22"/>
        </w:rPr>
        <w:t xml:space="preserve">. </w:t>
      </w:r>
      <w:r w:rsidR="00D54518" w:rsidRPr="00A40B7C">
        <w:rPr>
          <w:rFonts w:ascii="Times New Roman" w:hAnsi="Times New Roman" w:cs="Times New Roman"/>
          <w:sz w:val="22"/>
          <w:szCs w:val="22"/>
        </w:rPr>
        <w:t>G</w:t>
      </w:r>
      <w:r w:rsidR="00315539" w:rsidRPr="00A40B7C">
        <w:rPr>
          <w:rFonts w:ascii="Times New Roman" w:hAnsi="Times New Roman" w:cs="Times New Roman"/>
          <w:sz w:val="22"/>
          <w:szCs w:val="22"/>
        </w:rPr>
        <w:t xml:space="preserve">iven the long history of </w:t>
      </w:r>
      <w:r w:rsidR="00570F66" w:rsidRPr="00A40B7C">
        <w:rPr>
          <w:rFonts w:ascii="Times New Roman" w:hAnsi="Times New Roman" w:cs="Times New Roman"/>
          <w:sz w:val="22"/>
          <w:szCs w:val="22"/>
        </w:rPr>
        <w:t xml:space="preserve">financial </w:t>
      </w:r>
      <w:r w:rsidR="00112DBD" w:rsidRPr="00A40B7C">
        <w:rPr>
          <w:rFonts w:ascii="Times New Roman" w:hAnsi="Times New Roman" w:cs="Times New Roman"/>
          <w:sz w:val="22"/>
          <w:szCs w:val="22"/>
        </w:rPr>
        <w:lastRenderedPageBreak/>
        <w:t>manipulations</w:t>
      </w:r>
      <w:r w:rsidR="00B402B5" w:rsidRPr="00A40B7C">
        <w:rPr>
          <w:rFonts w:ascii="Times New Roman" w:hAnsi="Times New Roman" w:cs="Times New Roman"/>
          <w:sz w:val="22"/>
          <w:szCs w:val="22"/>
        </w:rPr>
        <w:t xml:space="preserve"> </w:t>
      </w:r>
      <w:r w:rsidR="00230E82" w:rsidRPr="00A40B7C">
        <w:rPr>
          <w:rFonts w:ascii="Times New Roman" w:hAnsi="Times New Roman" w:cs="Times New Roman"/>
          <w:sz w:val="22"/>
          <w:szCs w:val="22"/>
        </w:rPr>
        <w:t xml:space="preserve">in the </w:t>
      </w:r>
      <w:r w:rsidR="005B0A19" w:rsidRPr="00A40B7C">
        <w:rPr>
          <w:rFonts w:ascii="Times New Roman" w:hAnsi="Times New Roman" w:cs="Times New Roman"/>
          <w:sz w:val="22"/>
          <w:szCs w:val="22"/>
        </w:rPr>
        <w:t>corporate world</w:t>
      </w:r>
      <w:r w:rsidR="00B6380B"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(Dechow, Sloan, &amp; Sweeney, 1995; Larson, Sloan, &amp; Zha Giedt, 2018)</w:t>
      </w:r>
      <w:r w:rsidR="00112DBD" w:rsidRPr="00A40B7C">
        <w:rPr>
          <w:rFonts w:ascii="Times New Roman" w:hAnsi="Times New Roman" w:cs="Times New Roman"/>
          <w:sz w:val="22"/>
          <w:szCs w:val="22"/>
        </w:rPr>
        <w:t>,</w:t>
      </w:r>
      <w:r w:rsidR="001B0854" w:rsidRPr="00A40B7C">
        <w:rPr>
          <w:rFonts w:ascii="Times New Roman" w:hAnsi="Times New Roman" w:cs="Times New Roman"/>
          <w:sz w:val="22"/>
          <w:szCs w:val="22"/>
        </w:rPr>
        <w:t xml:space="preserve"> this alt</w:t>
      </w:r>
      <w:r w:rsidR="004B00EF" w:rsidRPr="00A40B7C">
        <w:rPr>
          <w:rFonts w:ascii="Times New Roman" w:hAnsi="Times New Roman" w:cs="Times New Roman"/>
          <w:sz w:val="22"/>
          <w:szCs w:val="22"/>
        </w:rPr>
        <w:t>ernative</w:t>
      </w:r>
      <w:r w:rsidR="00447190" w:rsidRPr="00A40B7C">
        <w:rPr>
          <w:rFonts w:ascii="Times New Roman" w:hAnsi="Times New Roman" w:cs="Times New Roman"/>
          <w:sz w:val="22"/>
          <w:szCs w:val="22"/>
        </w:rPr>
        <w:t xml:space="preserve"> dynamic</w:t>
      </w:r>
      <w:r w:rsidR="00D54518" w:rsidRPr="00A40B7C">
        <w:rPr>
          <w:rFonts w:ascii="Times New Roman" w:hAnsi="Times New Roman" w:cs="Times New Roman"/>
          <w:sz w:val="22"/>
          <w:szCs w:val="22"/>
        </w:rPr>
        <w:t>, however,</w:t>
      </w:r>
      <w:r w:rsidR="00447190" w:rsidRPr="00A40B7C">
        <w:rPr>
          <w:rFonts w:ascii="Times New Roman" w:hAnsi="Times New Roman" w:cs="Times New Roman"/>
          <w:sz w:val="22"/>
          <w:szCs w:val="22"/>
        </w:rPr>
        <w:t xml:space="preserve"> warrants deeper investigation.</w:t>
      </w:r>
    </w:p>
    <w:p w14:paraId="7A98B8FA" w14:textId="01F3161C" w:rsidR="00447190" w:rsidRPr="00A40B7C" w:rsidRDefault="00447190" w:rsidP="00447190">
      <w:pPr>
        <w:jc w:val="both"/>
        <w:rPr>
          <w:rFonts w:ascii="Times New Roman" w:hAnsi="Times New Roman" w:cs="Times New Roman"/>
          <w:sz w:val="22"/>
          <w:szCs w:val="22"/>
        </w:rPr>
      </w:pPr>
      <w:r w:rsidRPr="00A40B7C">
        <w:rPr>
          <w:rFonts w:ascii="Times New Roman" w:hAnsi="Times New Roman" w:cs="Times New Roman"/>
          <w:b/>
          <w:sz w:val="22"/>
          <w:szCs w:val="22"/>
        </w:rPr>
        <w:t>Tension Balancing</w:t>
      </w:r>
      <w:r w:rsidR="00513B00" w:rsidRPr="00A40B7C">
        <w:rPr>
          <w:rFonts w:ascii="Times New Roman" w:hAnsi="Times New Roman" w:cs="Times New Roman"/>
          <w:b/>
          <w:sz w:val="22"/>
          <w:szCs w:val="22"/>
        </w:rPr>
        <w:t xml:space="preserve"> and Moral Licensing</w:t>
      </w:r>
    </w:p>
    <w:p w14:paraId="7A3C4FA3" w14:textId="6837B096" w:rsidR="00A71938" w:rsidRPr="00A40B7C" w:rsidRDefault="00DB4BB7" w:rsidP="00A71938">
      <w:pPr>
        <w:ind w:firstLine="567"/>
        <w:jc w:val="both"/>
        <w:rPr>
          <w:rFonts w:ascii="Times New Roman" w:hAnsi="Times New Roman" w:cs="Times New Roman"/>
          <w:sz w:val="22"/>
          <w:szCs w:val="22"/>
        </w:rPr>
      </w:pPr>
      <w:r w:rsidRPr="00A40B7C">
        <w:rPr>
          <w:rFonts w:ascii="Times New Roman" w:hAnsi="Times New Roman" w:cs="Times New Roman"/>
          <w:sz w:val="22"/>
          <w:szCs w:val="22"/>
        </w:rPr>
        <w:t>When exploring the dynamic</w:t>
      </w:r>
      <w:r w:rsidR="005230AD" w:rsidRPr="00A40B7C">
        <w:rPr>
          <w:rFonts w:ascii="Times New Roman" w:hAnsi="Times New Roman" w:cs="Times New Roman"/>
          <w:sz w:val="22"/>
          <w:szCs w:val="22"/>
        </w:rPr>
        <w:t>s</w:t>
      </w:r>
      <w:r w:rsidRPr="00A40B7C">
        <w:rPr>
          <w:rFonts w:ascii="Times New Roman" w:hAnsi="Times New Roman" w:cs="Times New Roman"/>
          <w:sz w:val="22"/>
          <w:szCs w:val="22"/>
        </w:rPr>
        <w:t xml:space="preserve"> of </w:t>
      </w:r>
      <w:r w:rsidR="00B84374" w:rsidRPr="00A40B7C">
        <w:rPr>
          <w:rFonts w:ascii="Times New Roman" w:hAnsi="Times New Roman" w:cs="Times New Roman"/>
          <w:sz w:val="22"/>
          <w:szCs w:val="22"/>
        </w:rPr>
        <w:t>how firms</w:t>
      </w:r>
      <w:r w:rsidR="00FA0A4A" w:rsidRPr="00A40B7C">
        <w:rPr>
          <w:rFonts w:ascii="Times New Roman" w:hAnsi="Times New Roman" w:cs="Times New Roman"/>
          <w:sz w:val="22"/>
          <w:szCs w:val="22"/>
        </w:rPr>
        <w:t xml:space="preserve"> </w:t>
      </w:r>
      <w:r w:rsidR="00B84374" w:rsidRPr="00A40B7C">
        <w:rPr>
          <w:rFonts w:ascii="Times New Roman" w:hAnsi="Times New Roman" w:cs="Times New Roman"/>
          <w:sz w:val="22"/>
          <w:szCs w:val="22"/>
        </w:rPr>
        <w:t>disclose their</w:t>
      </w:r>
      <w:r w:rsidR="005547B4" w:rsidRPr="00A40B7C">
        <w:rPr>
          <w:rFonts w:ascii="Times New Roman" w:hAnsi="Times New Roman" w:cs="Times New Roman"/>
          <w:sz w:val="22"/>
          <w:szCs w:val="22"/>
        </w:rPr>
        <w:t xml:space="preserve"> financial </w:t>
      </w:r>
      <w:r w:rsidR="00C645B3" w:rsidRPr="00A40B7C">
        <w:rPr>
          <w:rFonts w:ascii="Times New Roman" w:hAnsi="Times New Roman" w:cs="Times New Roman"/>
          <w:sz w:val="22"/>
          <w:szCs w:val="22"/>
        </w:rPr>
        <w:t xml:space="preserve">performance </w:t>
      </w:r>
      <w:r w:rsidR="0099242F" w:rsidRPr="00A40B7C">
        <w:rPr>
          <w:rFonts w:ascii="Times New Roman" w:hAnsi="Times New Roman" w:cs="Times New Roman"/>
          <w:sz w:val="22"/>
          <w:szCs w:val="22"/>
        </w:rPr>
        <w:t xml:space="preserve">as a response to </w:t>
      </w:r>
      <w:r w:rsidR="009D4CD2" w:rsidRPr="00A40B7C">
        <w:rPr>
          <w:rFonts w:ascii="Times New Roman" w:hAnsi="Times New Roman" w:cs="Times New Roman"/>
          <w:sz w:val="22"/>
          <w:szCs w:val="22"/>
        </w:rPr>
        <w:t xml:space="preserve">the tension between </w:t>
      </w:r>
      <w:r w:rsidR="008D5992" w:rsidRPr="00A40B7C">
        <w:rPr>
          <w:rFonts w:ascii="Times New Roman" w:hAnsi="Times New Roman" w:cs="Times New Roman"/>
          <w:sz w:val="22"/>
          <w:szCs w:val="22"/>
        </w:rPr>
        <w:t>shareholders and other stakeholder</w:t>
      </w:r>
      <w:r w:rsidR="0099242F" w:rsidRPr="00A40B7C">
        <w:rPr>
          <w:rFonts w:ascii="Times New Roman" w:hAnsi="Times New Roman" w:cs="Times New Roman"/>
          <w:sz w:val="22"/>
          <w:szCs w:val="22"/>
        </w:rPr>
        <w:t xml:space="preserve">s, we identify </w:t>
      </w:r>
      <w:r w:rsidR="003A3B2F" w:rsidRPr="00A40B7C">
        <w:rPr>
          <w:rFonts w:ascii="Times New Roman" w:hAnsi="Times New Roman" w:cs="Times New Roman"/>
          <w:sz w:val="22"/>
          <w:szCs w:val="22"/>
        </w:rPr>
        <w:t>the moral lic</w:t>
      </w:r>
      <w:r w:rsidR="00C718AE" w:rsidRPr="00A40B7C">
        <w:rPr>
          <w:rFonts w:ascii="Times New Roman" w:hAnsi="Times New Roman" w:cs="Times New Roman"/>
          <w:sz w:val="22"/>
          <w:szCs w:val="22"/>
        </w:rPr>
        <w:t>ensing p</w:t>
      </w:r>
      <w:r w:rsidR="004666CD" w:rsidRPr="00A40B7C">
        <w:rPr>
          <w:rFonts w:ascii="Times New Roman" w:hAnsi="Times New Roman" w:cs="Times New Roman"/>
          <w:sz w:val="22"/>
          <w:szCs w:val="22"/>
        </w:rPr>
        <w:t>erspective as particularly relevant</w:t>
      </w:r>
      <w:r w:rsidR="00304A84" w:rsidRPr="00A40B7C">
        <w:rPr>
          <w:rFonts w:ascii="Times New Roman" w:hAnsi="Times New Roman" w:cs="Times New Roman"/>
          <w:sz w:val="22"/>
          <w:szCs w:val="22"/>
        </w:rPr>
        <w:t xml:space="preserve">. </w:t>
      </w:r>
      <w:r w:rsidR="00447190" w:rsidRPr="00A40B7C">
        <w:rPr>
          <w:rFonts w:ascii="Times New Roman" w:hAnsi="Times New Roman" w:cs="Times New Roman"/>
          <w:sz w:val="22"/>
          <w:szCs w:val="22"/>
        </w:rPr>
        <w:t xml:space="preserve">Moral licensing is a phenomenon </w:t>
      </w:r>
      <w:r w:rsidR="00D326F4" w:rsidRPr="00A40B7C">
        <w:rPr>
          <w:rFonts w:ascii="Times New Roman" w:hAnsi="Times New Roman" w:cs="Times New Roman"/>
          <w:sz w:val="22"/>
          <w:szCs w:val="22"/>
        </w:rPr>
        <w:t xml:space="preserve">in which </w:t>
      </w:r>
      <w:r w:rsidR="00447190" w:rsidRPr="00A40B7C">
        <w:rPr>
          <w:rFonts w:ascii="Times New Roman" w:hAnsi="Times New Roman" w:cs="Times New Roman"/>
          <w:sz w:val="22"/>
          <w:szCs w:val="22"/>
        </w:rPr>
        <w:t xml:space="preserve">past good deeds create a psychological justification that allows individuals to engage in </w:t>
      </w:r>
      <w:r w:rsidR="008E1965" w:rsidRPr="00A40B7C">
        <w:rPr>
          <w:rFonts w:ascii="Times New Roman" w:hAnsi="Times New Roman" w:cs="Times New Roman"/>
          <w:sz w:val="22"/>
          <w:szCs w:val="22"/>
        </w:rPr>
        <w:t>“</w:t>
      </w:r>
      <w:r w:rsidR="00447190" w:rsidRPr="00A40B7C">
        <w:rPr>
          <w:rFonts w:ascii="Times New Roman" w:hAnsi="Times New Roman" w:cs="Times New Roman"/>
          <w:sz w:val="22"/>
          <w:szCs w:val="22"/>
        </w:rPr>
        <w:t>behaviors that are immoral, unethical, or otherwise problematic, behaviors that they would otherwise avoid for fear of feeling or appearing immoral</w:t>
      </w:r>
      <w:r w:rsidR="008E1965" w:rsidRPr="00A40B7C">
        <w:rPr>
          <w:rFonts w:ascii="Times New Roman" w:hAnsi="Times New Roman" w:cs="Times New Roman"/>
          <w:sz w:val="22"/>
          <w:szCs w:val="22"/>
        </w:rPr>
        <w:t>”</w:t>
      </w:r>
      <w:r w:rsidR="004E6DEA"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(Merritt et al., 2010)</w:t>
      </w:r>
      <w:r w:rsidR="00447190" w:rsidRPr="00A40B7C">
        <w:rPr>
          <w:rFonts w:ascii="Times New Roman" w:hAnsi="Times New Roman" w:cs="Times New Roman"/>
          <w:sz w:val="22"/>
          <w:szCs w:val="22"/>
        </w:rPr>
        <w:t xml:space="preserve">. </w:t>
      </w:r>
      <w:r w:rsidR="00B4399D" w:rsidRPr="00A40B7C">
        <w:rPr>
          <w:rFonts w:ascii="Times New Roman" w:hAnsi="Times New Roman" w:cs="Times New Roman"/>
          <w:sz w:val="22"/>
          <w:szCs w:val="22"/>
        </w:rPr>
        <w:t>In brief</w:t>
      </w:r>
      <w:r w:rsidR="00447190" w:rsidRPr="00A40B7C">
        <w:rPr>
          <w:rFonts w:ascii="Times New Roman" w:hAnsi="Times New Roman" w:cs="Times New Roman"/>
          <w:sz w:val="22"/>
          <w:szCs w:val="22"/>
        </w:rPr>
        <w:t>, past good behavior liberates people from feeling, perceiving, or appearing immoral</w:t>
      </w:r>
      <w:r w:rsidR="007A6FD1" w:rsidRPr="00A40B7C">
        <w:rPr>
          <w:rFonts w:ascii="Times New Roman" w:hAnsi="Times New Roman" w:cs="Times New Roman"/>
          <w:sz w:val="22"/>
          <w:szCs w:val="22"/>
        </w:rPr>
        <w:t xml:space="preserve"> when they </w:t>
      </w:r>
      <w:r w:rsidR="005F0BE5" w:rsidRPr="00A40B7C">
        <w:rPr>
          <w:rFonts w:ascii="Times New Roman" w:hAnsi="Times New Roman" w:cs="Times New Roman"/>
          <w:sz w:val="22"/>
          <w:szCs w:val="22"/>
        </w:rPr>
        <w:t>are about to</w:t>
      </w:r>
      <w:r w:rsidR="00BB11E5" w:rsidRPr="00A40B7C">
        <w:rPr>
          <w:rFonts w:ascii="Times New Roman" w:hAnsi="Times New Roman" w:cs="Times New Roman"/>
          <w:sz w:val="22"/>
          <w:szCs w:val="22"/>
        </w:rPr>
        <w:t xml:space="preserve"> engage in </w:t>
      </w:r>
      <w:r w:rsidR="008833EB" w:rsidRPr="00A40B7C">
        <w:rPr>
          <w:rFonts w:ascii="Times New Roman" w:hAnsi="Times New Roman" w:cs="Times New Roman"/>
          <w:sz w:val="22"/>
          <w:szCs w:val="22"/>
        </w:rPr>
        <w:t xml:space="preserve">upcoming </w:t>
      </w:r>
      <w:r w:rsidR="00C83D6A" w:rsidRPr="00A40B7C">
        <w:rPr>
          <w:rFonts w:ascii="Times New Roman" w:hAnsi="Times New Roman" w:cs="Times New Roman"/>
          <w:sz w:val="22"/>
          <w:szCs w:val="22"/>
        </w:rPr>
        <w:t xml:space="preserve">less </w:t>
      </w:r>
      <w:r w:rsidR="00036304" w:rsidRPr="00A40B7C">
        <w:rPr>
          <w:rFonts w:ascii="Times New Roman" w:hAnsi="Times New Roman" w:cs="Times New Roman"/>
          <w:sz w:val="22"/>
          <w:szCs w:val="22"/>
        </w:rPr>
        <w:t>ethical actions</w:t>
      </w:r>
      <w:r w:rsidR="00447190" w:rsidRPr="00A40B7C">
        <w:rPr>
          <w:rFonts w:ascii="Times New Roman" w:hAnsi="Times New Roman" w:cs="Times New Roman"/>
          <w:sz w:val="22"/>
          <w:szCs w:val="22"/>
        </w:rPr>
        <w:t xml:space="preserve">. </w:t>
      </w:r>
      <w:r w:rsidR="00036304" w:rsidRPr="00A40B7C">
        <w:rPr>
          <w:rFonts w:ascii="Times New Roman" w:hAnsi="Times New Roman" w:cs="Times New Roman"/>
          <w:sz w:val="22"/>
          <w:szCs w:val="22"/>
        </w:rPr>
        <w:t xml:space="preserve">This </w:t>
      </w:r>
      <w:r w:rsidR="00BE4B58" w:rsidRPr="00A40B7C">
        <w:rPr>
          <w:rFonts w:ascii="Times New Roman" w:hAnsi="Times New Roman" w:cs="Times New Roman"/>
          <w:sz w:val="22"/>
          <w:szCs w:val="22"/>
        </w:rPr>
        <w:t>phenomenon</w:t>
      </w:r>
      <w:r w:rsidR="00600ACF" w:rsidRPr="00A40B7C">
        <w:rPr>
          <w:rFonts w:ascii="Times New Roman" w:hAnsi="Times New Roman" w:cs="Times New Roman"/>
          <w:sz w:val="22"/>
          <w:szCs w:val="22"/>
        </w:rPr>
        <w:t xml:space="preserve"> </w:t>
      </w:r>
      <w:r w:rsidR="00DF06A0" w:rsidRPr="00A40B7C">
        <w:rPr>
          <w:rFonts w:ascii="Times New Roman" w:hAnsi="Times New Roman" w:cs="Times New Roman"/>
          <w:sz w:val="22"/>
          <w:szCs w:val="22"/>
        </w:rPr>
        <w:t>has been</w:t>
      </w:r>
      <w:r w:rsidR="00600ACF" w:rsidRPr="00A40B7C">
        <w:rPr>
          <w:rFonts w:ascii="Times New Roman" w:hAnsi="Times New Roman" w:cs="Times New Roman"/>
          <w:sz w:val="22"/>
          <w:szCs w:val="22"/>
        </w:rPr>
        <w:t xml:space="preserve"> identified in a variety of domains</w:t>
      </w:r>
      <w:r w:rsidR="009D063C" w:rsidRPr="00A40B7C">
        <w:rPr>
          <w:rFonts w:ascii="Times New Roman" w:hAnsi="Times New Roman" w:cs="Times New Roman"/>
          <w:sz w:val="22"/>
          <w:szCs w:val="22"/>
        </w:rPr>
        <w:t>,</w:t>
      </w:r>
      <w:r w:rsidR="00600ACF" w:rsidRPr="00A40B7C">
        <w:rPr>
          <w:rFonts w:ascii="Times New Roman" w:hAnsi="Times New Roman" w:cs="Times New Roman"/>
          <w:sz w:val="22"/>
          <w:szCs w:val="22"/>
        </w:rPr>
        <w:t xml:space="preserve"> such as political incorrectness </w:t>
      </w:r>
      <w:r w:rsidR="00A74F1C" w:rsidRPr="00A40B7C">
        <w:rPr>
          <w:rFonts w:ascii="Times New Roman" w:hAnsi="Times New Roman" w:cs="Times New Roman"/>
          <w:sz w:val="22"/>
          <w:szCs w:val="22"/>
        </w:rPr>
        <w:t>(Crocker, Major, &amp; Steele, 1998; Monin &amp; Miller, 2001)</w:t>
      </w:r>
      <w:r w:rsidR="00600ACF" w:rsidRPr="00A40B7C">
        <w:rPr>
          <w:rFonts w:ascii="Times New Roman" w:hAnsi="Times New Roman" w:cs="Times New Roman"/>
          <w:sz w:val="22"/>
          <w:szCs w:val="22"/>
        </w:rPr>
        <w:t xml:space="preserve">, prosocial behavior </w:t>
      </w:r>
      <w:r w:rsidR="00A74F1C" w:rsidRPr="00A40B7C">
        <w:rPr>
          <w:rFonts w:ascii="Times New Roman" w:hAnsi="Times New Roman" w:cs="Times New Roman"/>
          <w:sz w:val="22"/>
          <w:szCs w:val="22"/>
        </w:rPr>
        <w:t>(Batson, Thompson, Seuferling, Whitney, &amp; Strongman, 1999; Tanner &amp; Carlson, 2009)</w:t>
      </w:r>
      <w:r w:rsidR="00600ACF" w:rsidRPr="00A40B7C">
        <w:rPr>
          <w:rFonts w:ascii="Times New Roman" w:hAnsi="Times New Roman" w:cs="Times New Roman"/>
          <w:sz w:val="22"/>
          <w:szCs w:val="22"/>
        </w:rPr>
        <w:t xml:space="preserve">, and consumer choice </w:t>
      </w:r>
      <w:r w:rsidR="00A74F1C" w:rsidRPr="00A40B7C">
        <w:rPr>
          <w:rFonts w:ascii="Times New Roman" w:hAnsi="Times New Roman" w:cs="Times New Roman"/>
          <w:sz w:val="22"/>
          <w:szCs w:val="22"/>
        </w:rPr>
        <w:t>(Khan &amp; Dhar, 2006)</w:t>
      </w:r>
      <w:r w:rsidR="00600ACF" w:rsidRPr="00A40B7C">
        <w:rPr>
          <w:rFonts w:ascii="Times New Roman" w:hAnsi="Times New Roman" w:cs="Times New Roman"/>
          <w:sz w:val="22"/>
          <w:szCs w:val="22"/>
        </w:rPr>
        <w:t>.</w:t>
      </w:r>
      <w:r w:rsidR="00D809C3" w:rsidRPr="00A40B7C">
        <w:rPr>
          <w:rFonts w:ascii="Times New Roman" w:hAnsi="Times New Roman" w:cs="Times New Roman"/>
          <w:sz w:val="22"/>
          <w:szCs w:val="22"/>
        </w:rPr>
        <w:t xml:space="preserve"> </w:t>
      </w:r>
      <w:r w:rsidR="00447190" w:rsidRPr="00A40B7C">
        <w:rPr>
          <w:rFonts w:ascii="Times New Roman" w:hAnsi="Times New Roman" w:cs="Times New Roman"/>
          <w:sz w:val="22"/>
          <w:szCs w:val="22"/>
        </w:rPr>
        <w:t xml:space="preserve">For example, </w:t>
      </w:r>
      <w:r w:rsidR="009215A3" w:rsidRPr="00A40B7C">
        <w:rPr>
          <w:rFonts w:ascii="Times New Roman" w:hAnsi="Times New Roman" w:cs="Times New Roman"/>
          <w:sz w:val="22"/>
          <w:szCs w:val="22"/>
        </w:rPr>
        <w:t xml:space="preserve">research </w:t>
      </w:r>
      <w:r w:rsidR="00374FAE" w:rsidRPr="00A40B7C">
        <w:rPr>
          <w:rFonts w:ascii="Times New Roman" w:hAnsi="Times New Roman" w:cs="Times New Roman"/>
          <w:sz w:val="22"/>
          <w:szCs w:val="22"/>
        </w:rPr>
        <w:t xml:space="preserve">has shown that </w:t>
      </w:r>
      <w:r w:rsidR="00447190" w:rsidRPr="00A40B7C">
        <w:rPr>
          <w:rFonts w:ascii="Times New Roman" w:hAnsi="Times New Roman" w:cs="Times New Roman"/>
          <w:sz w:val="22"/>
          <w:szCs w:val="22"/>
        </w:rPr>
        <w:t xml:space="preserve">participants who </w:t>
      </w:r>
      <w:r w:rsidR="0059478E" w:rsidRPr="00A40B7C">
        <w:rPr>
          <w:rFonts w:ascii="Times New Roman" w:hAnsi="Times New Roman" w:cs="Times New Roman"/>
          <w:sz w:val="22"/>
          <w:szCs w:val="22"/>
        </w:rPr>
        <w:t xml:space="preserve">were </w:t>
      </w:r>
      <w:r w:rsidR="00447190" w:rsidRPr="00A40B7C">
        <w:rPr>
          <w:rFonts w:ascii="Times New Roman" w:hAnsi="Times New Roman" w:cs="Times New Roman"/>
          <w:sz w:val="22"/>
          <w:szCs w:val="22"/>
        </w:rPr>
        <w:t xml:space="preserve">first asked to imagine doing volunteer </w:t>
      </w:r>
      <w:r w:rsidR="006C6A60" w:rsidRPr="00A40B7C">
        <w:rPr>
          <w:rFonts w:ascii="Times New Roman" w:hAnsi="Times New Roman" w:cs="Times New Roman"/>
          <w:sz w:val="22"/>
          <w:szCs w:val="22"/>
        </w:rPr>
        <w:t xml:space="preserve">work </w:t>
      </w:r>
      <w:r w:rsidR="00447190" w:rsidRPr="00A40B7C">
        <w:rPr>
          <w:rFonts w:ascii="Times New Roman" w:hAnsi="Times New Roman" w:cs="Times New Roman"/>
          <w:sz w:val="22"/>
          <w:szCs w:val="22"/>
        </w:rPr>
        <w:t xml:space="preserve">chose </w:t>
      </w:r>
      <w:r w:rsidR="00936285" w:rsidRPr="00A40B7C">
        <w:rPr>
          <w:rFonts w:ascii="Times New Roman" w:hAnsi="Times New Roman" w:cs="Times New Roman"/>
          <w:sz w:val="22"/>
          <w:szCs w:val="22"/>
        </w:rPr>
        <w:t>to</w:t>
      </w:r>
      <w:r w:rsidR="007E67B9" w:rsidRPr="00A40B7C">
        <w:rPr>
          <w:rFonts w:ascii="Times New Roman" w:hAnsi="Times New Roman" w:cs="Times New Roman"/>
          <w:sz w:val="22"/>
          <w:szCs w:val="22"/>
        </w:rPr>
        <w:t xml:space="preserve"> consume</w:t>
      </w:r>
      <w:r w:rsidR="00936285" w:rsidRPr="00A40B7C">
        <w:rPr>
          <w:rFonts w:ascii="Times New Roman" w:hAnsi="Times New Roman" w:cs="Times New Roman"/>
          <w:sz w:val="22"/>
          <w:szCs w:val="22"/>
        </w:rPr>
        <w:t xml:space="preserve"> </w:t>
      </w:r>
      <w:r w:rsidR="00447190" w:rsidRPr="00A40B7C">
        <w:rPr>
          <w:rFonts w:ascii="Times New Roman" w:hAnsi="Times New Roman" w:cs="Times New Roman"/>
          <w:sz w:val="22"/>
          <w:szCs w:val="22"/>
        </w:rPr>
        <w:t xml:space="preserve">luxury items more </w:t>
      </w:r>
      <w:r w:rsidR="00313440" w:rsidRPr="00A40B7C">
        <w:rPr>
          <w:rFonts w:ascii="Times New Roman" w:hAnsi="Times New Roman" w:cs="Times New Roman"/>
          <w:sz w:val="22"/>
          <w:szCs w:val="22"/>
        </w:rPr>
        <w:t xml:space="preserve">frequently </w:t>
      </w:r>
      <w:r w:rsidR="00447190" w:rsidRPr="00A40B7C">
        <w:rPr>
          <w:rFonts w:ascii="Times New Roman" w:hAnsi="Times New Roman" w:cs="Times New Roman"/>
          <w:sz w:val="22"/>
          <w:szCs w:val="22"/>
        </w:rPr>
        <w:t>than those who had not</w:t>
      </w:r>
      <w:r w:rsidR="0093690D"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(Khan &amp; Dhar, 2006)</w:t>
      </w:r>
      <w:r w:rsidR="00447190" w:rsidRPr="00A40B7C">
        <w:rPr>
          <w:rFonts w:ascii="Times New Roman" w:hAnsi="Times New Roman" w:cs="Times New Roman"/>
          <w:sz w:val="22"/>
          <w:szCs w:val="22"/>
        </w:rPr>
        <w:t>.</w:t>
      </w:r>
    </w:p>
    <w:p w14:paraId="0A5091E3" w14:textId="00CF3E37" w:rsidR="00A71938" w:rsidRPr="00A40B7C" w:rsidRDefault="00A74F1C" w:rsidP="00A71938">
      <w:pPr>
        <w:ind w:firstLine="567"/>
        <w:jc w:val="both"/>
        <w:rPr>
          <w:rFonts w:ascii="Times New Roman" w:hAnsi="Times New Roman" w:cs="Times New Roman"/>
          <w:sz w:val="22"/>
          <w:szCs w:val="22"/>
        </w:rPr>
      </w:pPr>
      <w:bookmarkStart w:id="261" w:name="OLE_LINK52"/>
      <w:r w:rsidRPr="00A40B7C">
        <w:rPr>
          <w:rFonts w:ascii="Times New Roman" w:hAnsi="Times New Roman" w:cs="Times New Roman"/>
          <w:sz w:val="22"/>
          <w:szCs w:val="22"/>
        </w:rPr>
        <w:t xml:space="preserve">Merritt et al. </w:t>
      </w:r>
      <w:r w:rsidR="00F97DF7" w:rsidRPr="00A40B7C">
        <w:rPr>
          <w:rFonts w:ascii="Times New Roman" w:hAnsi="Times New Roman" w:cs="Times New Roman" w:hint="eastAsia"/>
          <w:sz w:val="22"/>
          <w:szCs w:val="22"/>
        </w:rPr>
        <w:t>(</w:t>
      </w:r>
      <w:r w:rsidRPr="00A40B7C">
        <w:rPr>
          <w:rFonts w:ascii="Times New Roman" w:hAnsi="Times New Roman" w:cs="Times New Roman"/>
          <w:sz w:val="22"/>
          <w:szCs w:val="22"/>
        </w:rPr>
        <w:t>2010)</w:t>
      </w:r>
      <w:r w:rsidR="00447190" w:rsidRPr="00A40B7C">
        <w:rPr>
          <w:rFonts w:ascii="Times New Roman" w:hAnsi="Times New Roman" w:cs="Times New Roman"/>
          <w:sz w:val="22"/>
          <w:szCs w:val="22"/>
        </w:rPr>
        <w:t xml:space="preserve"> </w:t>
      </w:r>
      <w:bookmarkEnd w:id="261"/>
      <w:r w:rsidR="00447190" w:rsidRPr="00A40B7C">
        <w:rPr>
          <w:rFonts w:ascii="Times New Roman" w:hAnsi="Times New Roman" w:cs="Times New Roman"/>
          <w:sz w:val="22"/>
          <w:szCs w:val="22"/>
        </w:rPr>
        <w:t xml:space="preserve">discussed two </w:t>
      </w:r>
      <w:r w:rsidR="00617D15" w:rsidRPr="00A40B7C">
        <w:rPr>
          <w:rFonts w:ascii="Times New Roman" w:hAnsi="Times New Roman" w:cs="Times New Roman"/>
          <w:sz w:val="22"/>
          <w:szCs w:val="22"/>
        </w:rPr>
        <w:t>versions</w:t>
      </w:r>
      <w:r w:rsidR="00447190" w:rsidRPr="00A40B7C">
        <w:rPr>
          <w:rFonts w:ascii="Times New Roman" w:hAnsi="Times New Roman" w:cs="Times New Roman"/>
          <w:sz w:val="22"/>
          <w:szCs w:val="22"/>
        </w:rPr>
        <w:t xml:space="preserve"> of moral licensing. The first is </w:t>
      </w:r>
      <w:r w:rsidR="00343C92" w:rsidRPr="00A40B7C">
        <w:rPr>
          <w:rFonts w:ascii="Times New Roman" w:hAnsi="Times New Roman" w:cs="Times New Roman"/>
          <w:sz w:val="22"/>
          <w:szCs w:val="22"/>
        </w:rPr>
        <w:t>the</w:t>
      </w:r>
      <w:r w:rsidR="00447190" w:rsidRPr="00A40B7C">
        <w:rPr>
          <w:rFonts w:ascii="Times New Roman" w:hAnsi="Times New Roman" w:cs="Times New Roman"/>
          <w:sz w:val="22"/>
          <w:szCs w:val="22"/>
        </w:rPr>
        <w:t xml:space="preserve"> moral credits</w:t>
      </w:r>
      <w:r w:rsidR="00B70098" w:rsidRPr="00A40B7C">
        <w:rPr>
          <w:rFonts w:ascii="Times New Roman" w:hAnsi="Times New Roman" w:cs="Times New Roman"/>
          <w:sz w:val="22"/>
          <w:szCs w:val="22"/>
        </w:rPr>
        <w:t xml:space="preserve"> model</w:t>
      </w:r>
      <w:r w:rsidR="00447190" w:rsidRPr="00A40B7C">
        <w:rPr>
          <w:rFonts w:ascii="Times New Roman" w:hAnsi="Times New Roman" w:cs="Times New Roman"/>
          <w:sz w:val="22"/>
          <w:szCs w:val="22"/>
        </w:rPr>
        <w:t xml:space="preserve">, </w:t>
      </w:r>
      <w:r w:rsidR="00B70098" w:rsidRPr="00A40B7C">
        <w:rPr>
          <w:rFonts w:ascii="Times New Roman" w:hAnsi="Times New Roman" w:cs="Times New Roman"/>
          <w:sz w:val="22"/>
          <w:szCs w:val="22"/>
        </w:rPr>
        <w:t xml:space="preserve">which </w:t>
      </w:r>
      <w:r w:rsidR="00447190" w:rsidRPr="00A40B7C">
        <w:rPr>
          <w:rFonts w:ascii="Times New Roman" w:hAnsi="Times New Roman" w:cs="Times New Roman"/>
          <w:sz w:val="22"/>
          <w:szCs w:val="22"/>
        </w:rPr>
        <w:t xml:space="preserve">can be illustrated by the metaphor of a moral bank account </w:t>
      </w:r>
      <w:r w:rsidRPr="00A40B7C">
        <w:rPr>
          <w:rFonts w:ascii="Times New Roman" w:hAnsi="Times New Roman" w:cs="Times New Roman"/>
          <w:sz w:val="22"/>
          <w:szCs w:val="22"/>
        </w:rPr>
        <w:t>(Hollander, 1958)</w:t>
      </w:r>
      <w:r w:rsidR="00447190" w:rsidRPr="00A40B7C">
        <w:rPr>
          <w:rFonts w:ascii="Times New Roman" w:hAnsi="Times New Roman" w:cs="Times New Roman"/>
          <w:sz w:val="22"/>
          <w:szCs w:val="22"/>
        </w:rPr>
        <w:t xml:space="preserve">. Like an account, individuals accumulate moral </w:t>
      </w:r>
      <w:r w:rsidR="00B70098" w:rsidRPr="00A40B7C">
        <w:rPr>
          <w:rFonts w:ascii="Times New Roman" w:hAnsi="Times New Roman" w:cs="Times New Roman"/>
          <w:sz w:val="22"/>
          <w:szCs w:val="22"/>
        </w:rPr>
        <w:t>“</w:t>
      </w:r>
      <w:r w:rsidR="00447190" w:rsidRPr="00A40B7C">
        <w:rPr>
          <w:rFonts w:ascii="Times New Roman" w:hAnsi="Times New Roman" w:cs="Times New Roman"/>
          <w:sz w:val="22"/>
          <w:szCs w:val="22"/>
        </w:rPr>
        <w:t>credits</w:t>
      </w:r>
      <w:r w:rsidR="00B70098" w:rsidRPr="00A40B7C">
        <w:rPr>
          <w:rFonts w:ascii="Times New Roman" w:hAnsi="Times New Roman" w:cs="Times New Roman"/>
          <w:sz w:val="22"/>
          <w:szCs w:val="22"/>
        </w:rPr>
        <w:t xml:space="preserve">” </w:t>
      </w:r>
      <w:r w:rsidR="00447190" w:rsidRPr="00A40B7C">
        <w:rPr>
          <w:rFonts w:ascii="Times New Roman" w:hAnsi="Times New Roman" w:cs="Times New Roman"/>
          <w:sz w:val="22"/>
          <w:szCs w:val="22"/>
        </w:rPr>
        <w:t xml:space="preserve">through good deeds, which they can then </w:t>
      </w:r>
      <w:r w:rsidR="00B70098" w:rsidRPr="00A40B7C">
        <w:rPr>
          <w:rFonts w:ascii="Times New Roman" w:hAnsi="Times New Roman" w:cs="Times New Roman"/>
          <w:sz w:val="22"/>
          <w:szCs w:val="22"/>
        </w:rPr>
        <w:t>“</w:t>
      </w:r>
      <w:r w:rsidR="00447190" w:rsidRPr="00A40B7C">
        <w:rPr>
          <w:rFonts w:ascii="Times New Roman" w:hAnsi="Times New Roman" w:cs="Times New Roman"/>
          <w:sz w:val="22"/>
          <w:szCs w:val="22"/>
        </w:rPr>
        <w:t>spend</w:t>
      </w:r>
      <w:r w:rsidR="00B70098" w:rsidRPr="00A40B7C">
        <w:rPr>
          <w:rFonts w:ascii="Times New Roman" w:hAnsi="Times New Roman" w:cs="Times New Roman"/>
          <w:sz w:val="22"/>
          <w:szCs w:val="22"/>
        </w:rPr>
        <w:t xml:space="preserve">” </w:t>
      </w:r>
      <w:r w:rsidR="00447190" w:rsidRPr="00A40B7C">
        <w:rPr>
          <w:rFonts w:ascii="Times New Roman" w:hAnsi="Times New Roman" w:cs="Times New Roman"/>
          <w:sz w:val="22"/>
          <w:szCs w:val="22"/>
        </w:rPr>
        <w:t xml:space="preserve">to justify or license subsequent immoral actions. </w:t>
      </w:r>
      <w:bookmarkStart w:id="262" w:name="OLE_LINK51"/>
      <w:r w:rsidR="00447190" w:rsidRPr="00A40B7C">
        <w:rPr>
          <w:rFonts w:ascii="Times New Roman" w:hAnsi="Times New Roman" w:cs="Times New Roman"/>
          <w:sz w:val="22"/>
          <w:szCs w:val="22"/>
        </w:rPr>
        <w:t xml:space="preserve">In this model, when individuals feel licensed, they </w:t>
      </w:r>
      <w:r w:rsidR="00B85577" w:rsidRPr="00A40B7C">
        <w:rPr>
          <w:rFonts w:ascii="Times New Roman" w:hAnsi="Times New Roman" w:cs="Times New Roman"/>
          <w:sz w:val="22"/>
          <w:szCs w:val="22"/>
        </w:rPr>
        <w:t>acknowledge</w:t>
      </w:r>
      <w:r w:rsidR="00447190" w:rsidRPr="00A40B7C">
        <w:rPr>
          <w:rFonts w:ascii="Times New Roman" w:hAnsi="Times New Roman" w:cs="Times New Roman"/>
          <w:sz w:val="22"/>
          <w:szCs w:val="22"/>
        </w:rPr>
        <w:t xml:space="preserve"> that their upcoming actions are wrong, but they believe their previous behavior has </w:t>
      </w:r>
      <w:r w:rsidR="00873BA5" w:rsidRPr="00A40B7C">
        <w:rPr>
          <w:rFonts w:ascii="Times New Roman" w:hAnsi="Times New Roman" w:cs="Times New Roman"/>
          <w:sz w:val="22"/>
          <w:szCs w:val="22"/>
        </w:rPr>
        <w:t>“</w:t>
      </w:r>
      <w:r w:rsidR="00447190" w:rsidRPr="00A40B7C">
        <w:rPr>
          <w:rFonts w:ascii="Times New Roman" w:hAnsi="Times New Roman" w:cs="Times New Roman"/>
          <w:sz w:val="22"/>
          <w:szCs w:val="22"/>
        </w:rPr>
        <w:t>earned</w:t>
      </w:r>
      <w:r w:rsidR="00873BA5" w:rsidRPr="00A40B7C">
        <w:rPr>
          <w:rFonts w:ascii="Times New Roman" w:hAnsi="Times New Roman" w:cs="Times New Roman"/>
          <w:sz w:val="22"/>
          <w:szCs w:val="22"/>
        </w:rPr>
        <w:t xml:space="preserve">” </w:t>
      </w:r>
      <w:r w:rsidR="00447190" w:rsidRPr="00A40B7C">
        <w:rPr>
          <w:rFonts w:ascii="Times New Roman" w:hAnsi="Times New Roman" w:cs="Times New Roman"/>
          <w:sz w:val="22"/>
          <w:szCs w:val="22"/>
        </w:rPr>
        <w:t>them the right to deviate somewhat from the righteous path while still maintaining a positive "balance" in their moral bank account.</w:t>
      </w:r>
      <w:bookmarkEnd w:id="262"/>
    </w:p>
    <w:p w14:paraId="0E60F561" w14:textId="2B5B56E9" w:rsidR="00A71938" w:rsidRPr="00A40B7C" w:rsidRDefault="00447190" w:rsidP="00A71938">
      <w:pPr>
        <w:ind w:firstLine="567"/>
        <w:jc w:val="both"/>
        <w:rPr>
          <w:rFonts w:ascii="Times New Roman" w:hAnsi="Times New Roman" w:cs="Times New Roman"/>
          <w:sz w:val="22"/>
          <w:szCs w:val="22"/>
        </w:rPr>
      </w:pPr>
      <w:r w:rsidRPr="00A40B7C">
        <w:rPr>
          <w:rFonts w:ascii="Times New Roman" w:hAnsi="Times New Roman" w:cs="Times New Roman"/>
          <w:sz w:val="22"/>
          <w:szCs w:val="22"/>
        </w:rPr>
        <w:t>The second</w:t>
      </w:r>
      <w:r w:rsidR="00B85577" w:rsidRPr="00A40B7C">
        <w:rPr>
          <w:rFonts w:ascii="Times New Roman" w:hAnsi="Times New Roman" w:cs="Times New Roman"/>
          <w:sz w:val="22"/>
          <w:szCs w:val="22"/>
        </w:rPr>
        <w:t xml:space="preserve"> version of</w:t>
      </w:r>
      <w:r w:rsidRPr="00A40B7C">
        <w:rPr>
          <w:rFonts w:ascii="Times New Roman" w:hAnsi="Times New Roman" w:cs="Times New Roman"/>
          <w:sz w:val="22"/>
          <w:szCs w:val="22"/>
        </w:rPr>
        <w:t xml:space="preserve"> licensing </w:t>
      </w:r>
      <w:r w:rsidR="00B85577" w:rsidRPr="00A40B7C">
        <w:rPr>
          <w:rFonts w:ascii="Times New Roman" w:hAnsi="Times New Roman" w:cs="Times New Roman"/>
          <w:sz w:val="22"/>
          <w:szCs w:val="22"/>
        </w:rPr>
        <w:t xml:space="preserve">is the </w:t>
      </w:r>
      <w:r w:rsidRPr="00A40B7C">
        <w:rPr>
          <w:rFonts w:ascii="Times New Roman" w:hAnsi="Times New Roman" w:cs="Times New Roman"/>
          <w:sz w:val="22"/>
          <w:szCs w:val="22"/>
        </w:rPr>
        <w:t>moral credentials</w:t>
      </w:r>
      <w:r w:rsidR="00B85577" w:rsidRPr="00A40B7C">
        <w:rPr>
          <w:rFonts w:ascii="Times New Roman" w:hAnsi="Times New Roman" w:cs="Times New Roman"/>
          <w:sz w:val="22"/>
          <w:szCs w:val="22"/>
        </w:rPr>
        <w:t xml:space="preserve"> model</w:t>
      </w:r>
      <w:r w:rsidRPr="00A40B7C">
        <w:rPr>
          <w:rFonts w:ascii="Times New Roman" w:hAnsi="Times New Roman" w:cs="Times New Roman"/>
          <w:sz w:val="22"/>
          <w:szCs w:val="22"/>
        </w:rPr>
        <w:t xml:space="preserve">, </w:t>
      </w:r>
      <w:r w:rsidR="008871A9" w:rsidRPr="00A40B7C">
        <w:rPr>
          <w:rFonts w:ascii="Times New Roman" w:hAnsi="Times New Roman" w:cs="Times New Roman"/>
          <w:sz w:val="22"/>
          <w:szCs w:val="22"/>
        </w:rPr>
        <w:t xml:space="preserve">in which </w:t>
      </w:r>
      <w:r w:rsidRPr="00A40B7C">
        <w:rPr>
          <w:rFonts w:ascii="Times New Roman" w:hAnsi="Times New Roman" w:cs="Times New Roman"/>
          <w:sz w:val="22"/>
          <w:szCs w:val="22"/>
        </w:rPr>
        <w:t xml:space="preserve">past behavior acts as a lens for interpreting current actions. Here, previous moral conduct serves to reframe and invalidate morally questionable behavior, </w:t>
      </w:r>
      <w:r w:rsidR="003117A1" w:rsidRPr="00A40B7C">
        <w:rPr>
          <w:rFonts w:ascii="Times New Roman" w:hAnsi="Times New Roman" w:cs="Times New Roman"/>
          <w:sz w:val="22"/>
          <w:szCs w:val="22"/>
        </w:rPr>
        <w:t xml:space="preserve">as </w:t>
      </w:r>
      <w:r w:rsidR="00662410" w:rsidRPr="00A40B7C">
        <w:rPr>
          <w:rFonts w:ascii="Times New Roman" w:hAnsi="Times New Roman" w:cs="Times New Roman"/>
          <w:sz w:val="22"/>
          <w:szCs w:val="22"/>
        </w:rPr>
        <w:t>“</w:t>
      </w:r>
      <w:r w:rsidR="003117A1" w:rsidRPr="00A40B7C">
        <w:rPr>
          <w:rFonts w:ascii="Times New Roman" w:hAnsi="Times New Roman" w:cs="Times New Roman"/>
          <w:sz w:val="22"/>
          <w:szCs w:val="22"/>
        </w:rPr>
        <w:t xml:space="preserve">good deeds change the meaning of </w:t>
      </w:r>
      <w:r w:rsidR="00662410" w:rsidRPr="00A40B7C">
        <w:rPr>
          <w:rFonts w:ascii="Times New Roman" w:hAnsi="Times New Roman" w:cs="Times New Roman"/>
          <w:sz w:val="22"/>
          <w:szCs w:val="22"/>
        </w:rPr>
        <w:t>subsequent behavior”</w:t>
      </w:r>
      <w:r w:rsidR="00671080"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(Merritt et al., 2010)</w:t>
      </w:r>
      <w:r w:rsidRPr="00A40B7C">
        <w:rPr>
          <w:rFonts w:ascii="Times New Roman" w:hAnsi="Times New Roman" w:cs="Times New Roman"/>
          <w:sz w:val="22"/>
          <w:szCs w:val="22"/>
        </w:rPr>
        <w:t xml:space="preserve">. For example, consider a manager known for pursuing gender equality who decides not to promote a female </w:t>
      </w:r>
      <w:r w:rsidRPr="00A40B7C">
        <w:rPr>
          <w:rFonts w:ascii="Times New Roman" w:hAnsi="Times New Roman" w:cs="Times New Roman"/>
          <w:sz w:val="22"/>
          <w:szCs w:val="22"/>
        </w:rPr>
        <w:lastRenderedPageBreak/>
        <w:t xml:space="preserve">employee. In this case, the manager’s history acts as a moral credential, </w:t>
      </w:r>
      <w:r w:rsidR="0087664B" w:rsidRPr="00A40B7C">
        <w:rPr>
          <w:rFonts w:ascii="Times New Roman" w:hAnsi="Times New Roman" w:cs="Times New Roman"/>
          <w:sz w:val="22"/>
          <w:szCs w:val="22"/>
        </w:rPr>
        <w:t>affecting the attribution of the decision</w:t>
      </w:r>
      <w:r w:rsidRPr="00A40B7C">
        <w:rPr>
          <w:rFonts w:ascii="Times New Roman" w:hAnsi="Times New Roman" w:cs="Times New Roman"/>
          <w:sz w:val="22"/>
          <w:szCs w:val="22"/>
        </w:rPr>
        <w:t>. When faced with two explanations</w:t>
      </w:r>
      <w:r w:rsidR="007F0A8C" w:rsidRPr="00A40B7C">
        <w:rPr>
          <w:rFonts w:ascii="Times New Roman" w:hAnsi="Times New Roman" w:cs="Times New Roman"/>
          <w:sz w:val="22"/>
          <w:szCs w:val="22"/>
        </w:rPr>
        <w:t>—</w:t>
      </w:r>
      <w:r w:rsidR="00D82C6A" w:rsidRPr="00A40B7C">
        <w:rPr>
          <w:rFonts w:ascii="Times New Roman" w:hAnsi="Times New Roman" w:cs="Times New Roman"/>
          <w:sz w:val="22"/>
          <w:szCs w:val="22"/>
        </w:rPr>
        <w:t>gender discrimination</w:t>
      </w:r>
      <w:r w:rsidRPr="00A40B7C">
        <w:rPr>
          <w:rFonts w:ascii="Times New Roman" w:hAnsi="Times New Roman" w:cs="Times New Roman"/>
          <w:sz w:val="22"/>
          <w:szCs w:val="22"/>
        </w:rPr>
        <w:t xml:space="preserve"> versus the employee’s qualifications</w:t>
      </w:r>
      <w:r w:rsidR="00A957FF" w:rsidRPr="00A40B7C">
        <w:rPr>
          <w:rFonts w:ascii="Times New Roman" w:hAnsi="Times New Roman" w:cs="Times New Roman"/>
          <w:sz w:val="22"/>
          <w:szCs w:val="22"/>
        </w:rPr>
        <w:t xml:space="preserve">, </w:t>
      </w:r>
      <w:r w:rsidR="00931CE9" w:rsidRPr="00A40B7C">
        <w:rPr>
          <w:rFonts w:ascii="Times New Roman" w:hAnsi="Times New Roman" w:cs="Times New Roman"/>
          <w:sz w:val="22"/>
          <w:szCs w:val="22"/>
        </w:rPr>
        <w:t xml:space="preserve">the manager </w:t>
      </w:r>
      <w:r w:rsidR="001D2C32" w:rsidRPr="00A40B7C">
        <w:rPr>
          <w:rFonts w:ascii="Times New Roman" w:hAnsi="Times New Roman" w:cs="Times New Roman"/>
          <w:sz w:val="22"/>
          <w:szCs w:val="22"/>
        </w:rPr>
        <w:t>may</w:t>
      </w:r>
      <w:r w:rsidR="00931CE9" w:rsidRPr="00A40B7C">
        <w:rPr>
          <w:rFonts w:ascii="Times New Roman" w:hAnsi="Times New Roman" w:cs="Times New Roman"/>
          <w:sz w:val="22"/>
          <w:szCs w:val="22"/>
        </w:rPr>
        <w:t xml:space="preserve"> frame </w:t>
      </w:r>
      <w:r w:rsidR="00017623" w:rsidRPr="00A40B7C">
        <w:rPr>
          <w:rFonts w:ascii="Times New Roman" w:hAnsi="Times New Roman" w:cs="Times New Roman"/>
          <w:sz w:val="22"/>
          <w:szCs w:val="22"/>
        </w:rPr>
        <w:t xml:space="preserve">the decision as merit based as their </w:t>
      </w:r>
      <w:r w:rsidRPr="00A40B7C">
        <w:rPr>
          <w:rFonts w:ascii="Times New Roman" w:hAnsi="Times New Roman" w:cs="Times New Roman"/>
          <w:sz w:val="22"/>
          <w:szCs w:val="22"/>
        </w:rPr>
        <w:t xml:space="preserve">past behavior invalidates the discriminatory </w:t>
      </w:r>
      <w:r w:rsidR="004E0803" w:rsidRPr="00A40B7C">
        <w:rPr>
          <w:rFonts w:ascii="Times New Roman" w:hAnsi="Times New Roman" w:cs="Times New Roman"/>
          <w:sz w:val="22"/>
          <w:szCs w:val="22"/>
        </w:rPr>
        <w:t>interpretation</w:t>
      </w:r>
      <w:r w:rsidRPr="00A40B7C">
        <w:rPr>
          <w:rFonts w:ascii="Times New Roman" w:hAnsi="Times New Roman" w:cs="Times New Roman"/>
          <w:sz w:val="22"/>
          <w:szCs w:val="22"/>
        </w:rPr>
        <w:t xml:space="preserve">. This allows the manager to confidently rely on their established record to clarify </w:t>
      </w:r>
      <w:r w:rsidR="00404AA6" w:rsidRPr="00A40B7C">
        <w:rPr>
          <w:rFonts w:ascii="Times New Roman" w:hAnsi="Times New Roman" w:cs="Times New Roman"/>
          <w:sz w:val="22"/>
          <w:szCs w:val="22"/>
        </w:rPr>
        <w:t xml:space="preserve">morally ambiguous </w:t>
      </w:r>
      <w:r w:rsidRPr="00A40B7C">
        <w:rPr>
          <w:rFonts w:ascii="Times New Roman" w:hAnsi="Times New Roman" w:cs="Times New Roman"/>
          <w:sz w:val="22"/>
          <w:szCs w:val="22"/>
        </w:rPr>
        <w:t>actions</w:t>
      </w:r>
      <w:r w:rsidR="00404AA6" w:rsidRPr="00A40B7C">
        <w:rPr>
          <w:rFonts w:ascii="Times New Roman" w:hAnsi="Times New Roman" w:cs="Times New Roman"/>
          <w:sz w:val="22"/>
          <w:szCs w:val="22"/>
        </w:rPr>
        <w:t xml:space="preserve"> as </w:t>
      </w:r>
      <w:r w:rsidR="00823C5A" w:rsidRPr="00A40B7C">
        <w:rPr>
          <w:rFonts w:ascii="Times New Roman" w:hAnsi="Times New Roman" w:cs="Times New Roman"/>
          <w:sz w:val="22"/>
          <w:szCs w:val="22"/>
        </w:rPr>
        <w:t>legitimate</w:t>
      </w:r>
      <w:r w:rsidRPr="00A40B7C">
        <w:rPr>
          <w:rFonts w:ascii="Times New Roman" w:hAnsi="Times New Roman" w:cs="Times New Roman"/>
          <w:sz w:val="22"/>
          <w:szCs w:val="22"/>
        </w:rPr>
        <w:t xml:space="preserve">. </w:t>
      </w:r>
    </w:p>
    <w:p w14:paraId="57C8D15B" w14:textId="6EAAEB73" w:rsidR="00447190" w:rsidRPr="00A40B7C" w:rsidRDefault="005560B2" w:rsidP="0067242B">
      <w:pPr>
        <w:ind w:firstLine="567"/>
        <w:jc w:val="both"/>
        <w:rPr>
          <w:rFonts w:ascii="Times New Roman" w:hAnsi="Times New Roman" w:cs="Times New Roman"/>
          <w:sz w:val="22"/>
          <w:szCs w:val="22"/>
        </w:rPr>
      </w:pPr>
      <w:r w:rsidRPr="00A40B7C">
        <w:rPr>
          <w:rFonts w:ascii="Times New Roman" w:hAnsi="Times New Roman" w:cs="Times New Roman"/>
          <w:sz w:val="22"/>
          <w:szCs w:val="22"/>
        </w:rPr>
        <w:t xml:space="preserve">Since firms’ ESG </w:t>
      </w:r>
      <w:r w:rsidR="00A846BC" w:rsidRPr="00A40B7C">
        <w:rPr>
          <w:rFonts w:ascii="Times New Roman" w:hAnsi="Times New Roman" w:cs="Times New Roman"/>
          <w:sz w:val="22"/>
          <w:szCs w:val="22"/>
        </w:rPr>
        <w:t>engagements</w:t>
      </w:r>
      <w:r w:rsidRPr="00A40B7C">
        <w:rPr>
          <w:rFonts w:ascii="Times New Roman" w:hAnsi="Times New Roman" w:cs="Times New Roman"/>
          <w:sz w:val="22"/>
          <w:szCs w:val="22"/>
        </w:rPr>
        <w:t xml:space="preserve"> are </w:t>
      </w:r>
      <w:r w:rsidR="00962D7A" w:rsidRPr="00A40B7C">
        <w:rPr>
          <w:rFonts w:ascii="Times New Roman" w:hAnsi="Times New Roman" w:cs="Times New Roman"/>
          <w:sz w:val="22"/>
          <w:szCs w:val="22"/>
        </w:rPr>
        <w:t xml:space="preserve">often </w:t>
      </w:r>
      <w:r w:rsidR="002F3E31" w:rsidRPr="00A40B7C">
        <w:rPr>
          <w:rFonts w:ascii="Times New Roman" w:hAnsi="Times New Roman" w:cs="Times New Roman"/>
          <w:sz w:val="22"/>
          <w:szCs w:val="22"/>
        </w:rPr>
        <w:t>viewed</w:t>
      </w:r>
      <w:r w:rsidR="00962D7A" w:rsidRPr="00A40B7C">
        <w:rPr>
          <w:rFonts w:ascii="Times New Roman" w:hAnsi="Times New Roman" w:cs="Times New Roman"/>
          <w:sz w:val="22"/>
          <w:szCs w:val="22"/>
        </w:rPr>
        <w:t xml:space="preserve"> as</w:t>
      </w:r>
      <w:r w:rsidRPr="00A40B7C">
        <w:rPr>
          <w:rFonts w:ascii="Times New Roman" w:hAnsi="Times New Roman" w:cs="Times New Roman"/>
          <w:sz w:val="22"/>
          <w:szCs w:val="22"/>
        </w:rPr>
        <w:t xml:space="preserve"> </w:t>
      </w:r>
      <w:r w:rsidR="00962D7A" w:rsidRPr="00A40B7C">
        <w:rPr>
          <w:rFonts w:ascii="Times New Roman" w:hAnsi="Times New Roman" w:cs="Times New Roman"/>
          <w:sz w:val="22"/>
          <w:szCs w:val="22"/>
        </w:rPr>
        <w:t>pro-social behaviors</w:t>
      </w:r>
      <w:r w:rsidR="003A2F97" w:rsidRPr="00A40B7C">
        <w:rPr>
          <w:rFonts w:ascii="Times New Roman" w:hAnsi="Times New Roman" w:cs="Times New Roman"/>
          <w:sz w:val="22"/>
          <w:szCs w:val="22"/>
        </w:rPr>
        <w:t xml:space="preserve"> towards stakeholders</w:t>
      </w:r>
      <w:r w:rsidR="00962D7A" w:rsidRPr="00A40B7C">
        <w:rPr>
          <w:rFonts w:ascii="Times New Roman" w:hAnsi="Times New Roman" w:cs="Times New Roman"/>
          <w:sz w:val="22"/>
          <w:szCs w:val="22"/>
        </w:rPr>
        <w:t xml:space="preserve">, they can earn firms </w:t>
      </w:r>
      <w:r w:rsidR="00447190" w:rsidRPr="00A40B7C">
        <w:rPr>
          <w:rFonts w:ascii="Times New Roman" w:hAnsi="Times New Roman" w:cs="Times New Roman"/>
          <w:sz w:val="22"/>
          <w:szCs w:val="22"/>
        </w:rPr>
        <w:t xml:space="preserve">moral credits </w:t>
      </w:r>
      <w:r w:rsidR="005C089E" w:rsidRPr="00A40B7C">
        <w:rPr>
          <w:rFonts w:ascii="Times New Roman" w:hAnsi="Times New Roman" w:cs="Times New Roman"/>
          <w:sz w:val="22"/>
          <w:szCs w:val="22"/>
        </w:rPr>
        <w:t xml:space="preserve">or </w:t>
      </w:r>
      <w:r w:rsidR="00447190" w:rsidRPr="00A40B7C">
        <w:rPr>
          <w:rFonts w:ascii="Times New Roman" w:hAnsi="Times New Roman" w:cs="Times New Roman"/>
          <w:sz w:val="22"/>
          <w:szCs w:val="22"/>
        </w:rPr>
        <w:t>moral credentials</w:t>
      </w:r>
      <w:r w:rsidR="005C089E" w:rsidRPr="00A40B7C">
        <w:rPr>
          <w:rFonts w:ascii="Times New Roman" w:hAnsi="Times New Roman" w:cs="Times New Roman"/>
          <w:sz w:val="22"/>
          <w:szCs w:val="22"/>
        </w:rPr>
        <w:t xml:space="preserve">. </w:t>
      </w:r>
      <w:r w:rsidR="00C34715" w:rsidRPr="00A40B7C">
        <w:rPr>
          <w:rFonts w:ascii="Times New Roman" w:hAnsi="Times New Roman" w:cs="Times New Roman"/>
          <w:sz w:val="22"/>
          <w:szCs w:val="22"/>
        </w:rPr>
        <w:t xml:space="preserve">These credits or credentials </w:t>
      </w:r>
      <w:r w:rsidR="00B64A78" w:rsidRPr="00A40B7C">
        <w:rPr>
          <w:rFonts w:ascii="Times New Roman" w:hAnsi="Times New Roman" w:cs="Times New Roman"/>
          <w:sz w:val="22"/>
          <w:szCs w:val="22"/>
        </w:rPr>
        <w:t>may</w:t>
      </w:r>
      <w:r w:rsidR="003175C8" w:rsidRPr="00A40B7C">
        <w:rPr>
          <w:rFonts w:ascii="Times New Roman" w:hAnsi="Times New Roman" w:cs="Times New Roman"/>
          <w:sz w:val="22"/>
          <w:szCs w:val="22"/>
        </w:rPr>
        <w:t xml:space="preserve"> </w:t>
      </w:r>
      <w:r w:rsidR="004D6F6D" w:rsidRPr="00A40B7C">
        <w:rPr>
          <w:rFonts w:ascii="Times New Roman" w:hAnsi="Times New Roman" w:cs="Times New Roman"/>
          <w:sz w:val="22"/>
          <w:szCs w:val="22"/>
        </w:rPr>
        <w:t>lead</w:t>
      </w:r>
      <w:r w:rsidR="00C34715" w:rsidRPr="00A40B7C">
        <w:rPr>
          <w:rFonts w:ascii="Times New Roman" w:hAnsi="Times New Roman" w:cs="Times New Roman"/>
          <w:sz w:val="22"/>
          <w:szCs w:val="22"/>
        </w:rPr>
        <w:t xml:space="preserve"> firms to </w:t>
      </w:r>
      <w:r w:rsidR="006F6028" w:rsidRPr="00A40B7C">
        <w:rPr>
          <w:rFonts w:ascii="Times New Roman" w:hAnsi="Times New Roman" w:cs="Times New Roman"/>
          <w:sz w:val="22"/>
          <w:szCs w:val="22"/>
        </w:rPr>
        <w:t>rationalize</w:t>
      </w:r>
      <w:r w:rsidR="00C34715" w:rsidRPr="00A40B7C">
        <w:rPr>
          <w:rFonts w:ascii="Times New Roman" w:hAnsi="Times New Roman" w:cs="Times New Roman"/>
          <w:sz w:val="22"/>
          <w:szCs w:val="22"/>
        </w:rPr>
        <w:t xml:space="preserve"> ethically </w:t>
      </w:r>
      <w:r w:rsidR="002B6C5C" w:rsidRPr="00A40B7C">
        <w:rPr>
          <w:rFonts w:ascii="Times New Roman" w:hAnsi="Times New Roman" w:cs="Times New Roman"/>
          <w:sz w:val="22"/>
          <w:szCs w:val="22"/>
        </w:rPr>
        <w:t xml:space="preserve">questionable behaviors </w:t>
      </w:r>
      <w:r w:rsidR="00D26102" w:rsidRPr="00A40B7C">
        <w:rPr>
          <w:rFonts w:ascii="Times New Roman" w:hAnsi="Times New Roman" w:cs="Times New Roman"/>
          <w:sz w:val="22"/>
          <w:szCs w:val="22"/>
        </w:rPr>
        <w:t>towards shareholders</w:t>
      </w:r>
      <w:r w:rsidR="00E9591E" w:rsidRPr="00A40B7C">
        <w:rPr>
          <w:rFonts w:ascii="Times New Roman" w:hAnsi="Times New Roman" w:cs="Times New Roman"/>
          <w:sz w:val="22"/>
          <w:szCs w:val="22"/>
        </w:rPr>
        <w:t>,</w:t>
      </w:r>
      <w:r w:rsidR="00D26102" w:rsidRPr="00A40B7C">
        <w:rPr>
          <w:rFonts w:ascii="Times New Roman" w:hAnsi="Times New Roman" w:cs="Times New Roman"/>
          <w:sz w:val="22"/>
          <w:szCs w:val="22"/>
        </w:rPr>
        <w:t xml:space="preserve"> </w:t>
      </w:r>
      <w:r w:rsidR="002B6C5C" w:rsidRPr="00A40B7C">
        <w:rPr>
          <w:rFonts w:ascii="Times New Roman" w:hAnsi="Times New Roman" w:cs="Times New Roman"/>
          <w:sz w:val="22"/>
          <w:szCs w:val="22"/>
        </w:rPr>
        <w:t>such as earnings management</w:t>
      </w:r>
      <w:r w:rsidR="006F6028" w:rsidRPr="00A40B7C">
        <w:rPr>
          <w:rFonts w:ascii="Times New Roman" w:hAnsi="Times New Roman" w:cs="Times New Roman"/>
          <w:sz w:val="22"/>
          <w:szCs w:val="22"/>
        </w:rPr>
        <w:t xml:space="preserve">, </w:t>
      </w:r>
      <w:r w:rsidR="00E9591E" w:rsidRPr="00A40B7C">
        <w:rPr>
          <w:rFonts w:ascii="Times New Roman" w:hAnsi="Times New Roman" w:cs="Times New Roman"/>
          <w:sz w:val="22"/>
          <w:szCs w:val="22"/>
        </w:rPr>
        <w:t>particularly</w:t>
      </w:r>
      <w:r w:rsidR="006F6028" w:rsidRPr="00A40B7C">
        <w:rPr>
          <w:rFonts w:ascii="Times New Roman" w:hAnsi="Times New Roman" w:cs="Times New Roman"/>
          <w:sz w:val="22"/>
          <w:szCs w:val="22"/>
        </w:rPr>
        <w:t xml:space="preserve"> </w:t>
      </w:r>
      <w:r w:rsidR="007E7379" w:rsidRPr="00A40B7C">
        <w:rPr>
          <w:rFonts w:ascii="Times New Roman" w:hAnsi="Times New Roman" w:cs="Times New Roman"/>
          <w:sz w:val="22"/>
          <w:szCs w:val="22"/>
        </w:rPr>
        <w:t>as</w:t>
      </w:r>
      <w:r w:rsidR="006F6028" w:rsidRPr="00A40B7C">
        <w:rPr>
          <w:rFonts w:ascii="Times New Roman" w:hAnsi="Times New Roman" w:cs="Times New Roman"/>
          <w:sz w:val="22"/>
          <w:szCs w:val="22"/>
        </w:rPr>
        <w:t xml:space="preserve"> they </w:t>
      </w:r>
      <w:r w:rsidR="007E7379" w:rsidRPr="00A40B7C">
        <w:rPr>
          <w:rFonts w:ascii="Times New Roman" w:hAnsi="Times New Roman" w:cs="Times New Roman"/>
          <w:sz w:val="22"/>
          <w:szCs w:val="22"/>
        </w:rPr>
        <w:t xml:space="preserve">continue to </w:t>
      </w:r>
      <w:r w:rsidR="006F6028" w:rsidRPr="00A40B7C">
        <w:rPr>
          <w:rFonts w:ascii="Times New Roman" w:hAnsi="Times New Roman" w:cs="Times New Roman"/>
          <w:sz w:val="22"/>
          <w:szCs w:val="22"/>
        </w:rPr>
        <w:t xml:space="preserve">face </w:t>
      </w:r>
      <w:r w:rsidR="007E7379" w:rsidRPr="00A40B7C">
        <w:rPr>
          <w:rFonts w:ascii="Times New Roman" w:hAnsi="Times New Roman" w:cs="Times New Roman"/>
          <w:sz w:val="22"/>
          <w:szCs w:val="22"/>
        </w:rPr>
        <w:t>significant</w:t>
      </w:r>
      <w:r w:rsidR="006F6028" w:rsidRPr="00A40B7C">
        <w:rPr>
          <w:rFonts w:ascii="Times New Roman" w:hAnsi="Times New Roman" w:cs="Times New Roman"/>
          <w:sz w:val="22"/>
          <w:szCs w:val="22"/>
        </w:rPr>
        <w:t xml:space="preserve"> tension between </w:t>
      </w:r>
      <w:r w:rsidR="002D5909" w:rsidRPr="00A40B7C">
        <w:rPr>
          <w:rFonts w:ascii="Times New Roman" w:hAnsi="Times New Roman" w:cs="Times New Roman"/>
          <w:sz w:val="22"/>
          <w:szCs w:val="22"/>
        </w:rPr>
        <w:t xml:space="preserve">the interests of </w:t>
      </w:r>
      <w:r w:rsidR="006F6028" w:rsidRPr="00A40B7C">
        <w:rPr>
          <w:rFonts w:ascii="Times New Roman" w:hAnsi="Times New Roman" w:cs="Times New Roman"/>
          <w:sz w:val="22"/>
          <w:szCs w:val="22"/>
        </w:rPr>
        <w:t>shar</w:t>
      </w:r>
      <w:r w:rsidR="007320FC" w:rsidRPr="00A40B7C">
        <w:rPr>
          <w:rFonts w:ascii="Times New Roman" w:hAnsi="Times New Roman" w:cs="Times New Roman"/>
          <w:sz w:val="22"/>
          <w:szCs w:val="22"/>
        </w:rPr>
        <w:t>eholders and stakeholders.</w:t>
      </w:r>
    </w:p>
    <w:p w14:paraId="4E146E78" w14:textId="2F5F60DA" w:rsidR="00447190" w:rsidRPr="00A40B7C" w:rsidRDefault="00F97DF7" w:rsidP="00447190">
      <w:pPr>
        <w:jc w:val="both"/>
        <w:rPr>
          <w:rFonts w:ascii="Times New Roman" w:hAnsi="Times New Roman" w:cs="Times New Roman"/>
          <w:b/>
          <w:sz w:val="22"/>
          <w:szCs w:val="22"/>
        </w:rPr>
      </w:pPr>
      <w:r w:rsidRPr="00A40B7C">
        <w:rPr>
          <w:rFonts w:ascii="Times New Roman" w:hAnsi="Times New Roman" w:cs="Times New Roman"/>
          <w:b/>
          <w:sz w:val="22"/>
          <w:szCs w:val="22"/>
        </w:rPr>
        <w:t>Hypothesis</w:t>
      </w:r>
    </w:p>
    <w:p w14:paraId="31C46232" w14:textId="33DF6A73" w:rsidR="00A71938" w:rsidRPr="00A40B7C" w:rsidRDefault="00447190" w:rsidP="00A71938">
      <w:pPr>
        <w:ind w:firstLine="567"/>
        <w:jc w:val="both"/>
        <w:rPr>
          <w:rFonts w:ascii="Times New Roman" w:hAnsi="Times New Roman" w:cs="Times New Roman"/>
          <w:sz w:val="22"/>
          <w:szCs w:val="22"/>
        </w:rPr>
      </w:pPr>
      <w:r w:rsidRPr="00A40B7C">
        <w:rPr>
          <w:rFonts w:ascii="Times New Roman" w:hAnsi="Times New Roman" w:cs="Times New Roman"/>
          <w:b/>
          <w:i/>
          <w:sz w:val="22"/>
          <w:szCs w:val="22"/>
        </w:rPr>
        <w:t xml:space="preserve">Substantive ESG </w:t>
      </w:r>
      <w:r w:rsidR="0067242B" w:rsidRPr="00A40B7C">
        <w:rPr>
          <w:rFonts w:ascii="Times New Roman" w:hAnsi="Times New Roman" w:cs="Times New Roman"/>
          <w:b/>
          <w:i/>
          <w:sz w:val="22"/>
          <w:szCs w:val="22"/>
        </w:rPr>
        <w:t>engagement and earnings management</w:t>
      </w:r>
      <w:r w:rsidR="00A71938" w:rsidRPr="00A40B7C">
        <w:rPr>
          <w:rFonts w:ascii="Times New Roman" w:hAnsi="Times New Roman" w:cs="Times New Roman"/>
          <w:sz w:val="22"/>
          <w:szCs w:val="22"/>
        </w:rPr>
        <w:t xml:space="preserve">. </w:t>
      </w:r>
      <w:r w:rsidRPr="00A40B7C">
        <w:rPr>
          <w:rFonts w:ascii="Times New Roman" w:hAnsi="Times New Roman" w:cs="Times New Roman"/>
          <w:sz w:val="22"/>
          <w:szCs w:val="22"/>
        </w:rPr>
        <w:t xml:space="preserve">Substantive ESG engagement refers to real, authentic actions that directly address ESG issues (e.g., reducing emissions, improving labor practices, or enhancing corporate governance standards). In contrast, symbolic ESG refers to the practice of engaging in ESG initiatives that prioritize appearance over substance, focusing more on projecting an image of responsibility than on achieving </w:t>
      </w:r>
      <w:r w:rsidR="00C964AC" w:rsidRPr="00A40B7C">
        <w:rPr>
          <w:rFonts w:ascii="Times New Roman" w:hAnsi="Times New Roman" w:cs="Times New Roman"/>
          <w:sz w:val="22"/>
          <w:szCs w:val="22"/>
        </w:rPr>
        <w:t xml:space="preserve">tangible </w:t>
      </w:r>
      <w:r w:rsidRPr="00A40B7C">
        <w:rPr>
          <w:rFonts w:ascii="Times New Roman" w:hAnsi="Times New Roman" w:cs="Times New Roman"/>
          <w:sz w:val="22"/>
          <w:szCs w:val="22"/>
        </w:rPr>
        <w:t xml:space="preserve">outcomes. Unlike symbolic gestures, substantive efforts require meaningful resource allocation </w:t>
      </w:r>
      <w:r w:rsidR="00A74F1C" w:rsidRPr="00A40B7C">
        <w:rPr>
          <w:rFonts w:ascii="Times New Roman" w:hAnsi="Times New Roman" w:cs="Times New Roman"/>
          <w:sz w:val="22"/>
          <w:szCs w:val="22"/>
        </w:rPr>
        <w:t>(Li, Tang, Liang, &amp; Wang, 2024)</w:t>
      </w:r>
      <w:r w:rsidRPr="00A40B7C">
        <w:rPr>
          <w:rFonts w:ascii="Times New Roman" w:hAnsi="Times New Roman" w:cs="Times New Roman"/>
          <w:sz w:val="22"/>
          <w:szCs w:val="22"/>
        </w:rPr>
        <w:t xml:space="preserve"> and long-term strategic planning </w:t>
      </w:r>
      <w:r w:rsidR="00A74F1C" w:rsidRPr="00A40B7C">
        <w:rPr>
          <w:rFonts w:ascii="Times New Roman" w:hAnsi="Times New Roman" w:cs="Times New Roman"/>
          <w:sz w:val="22"/>
          <w:szCs w:val="22"/>
        </w:rPr>
        <w:t>(Ortiz-de-Mandojana &amp; Bansal, 2016)</w:t>
      </w:r>
      <w:r w:rsidR="0008373C" w:rsidRPr="00A40B7C">
        <w:rPr>
          <w:rFonts w:ascii="Times New Roman" w:hAnsi="Times New Roman" w:cs="Times New Roman" w:hint="eastAsia"/>
          <w:sz w:val="22"/>
          <w:szCs w:val="22"/>
        </w:rPr>
        <w:t>.</w:t>
      </w:r>
    </w:p>
    <w:p w14:paraId="2E5780BE" w14:textId="3994D0B9" w:rsidR="00A71938" w:rsidRPr="00A40B7C" w:rsidRDefault="00447190" w:rsidP="00A71938">
      <w:pPr>
        <w:ind w:firstLine="567"/>
        <w:jc w:val="both"/>
        <w:rPr>
          <w:rFonts w:ascii="Times New Roman" w:hAnsi="Times New Roman" w:cs="Times New Roman"/>
          <w:sz w:val="22"/>
          <w:szCs w:val="22"/>
        </w:rPr>
      </w:pPr>
      <w:r w:rsidRPr="00A40B7C">
        <w:rPr>
          <w:rFonts w:ascii="Times New Roman" w:hAnsi="Times New Roman" w:cs="Times New Roman"/>
          <w:sz w:val="22"/>
          <w:szCs w:val="22"/>
        </w:rPr>
        <w:t xml:space="preserve">Given its substantive nature, there are two inherent consequences of such ESG engagement. The first consequence is that it increases costs for firms </w:t>
      </w:r>
      <w:r w:rsidR="00A74F1C" w:rsidRPr="00A40B7C">
        <w:rPr>
          <w:rFonts w:ascii="Times New Roman" w:hAnsi="Times New Roman" w:cs="Times New Roman"/>
          <w:sz w:val="22"/>
          <w:szCs w:val="22"/>
        </w:rPr>
        <w:t>(Sprinkle &amp; Maines, 2010)</w:t>
      </w:r>
      <w:r w:rsidRPr="00A40B7C">
        <w:rPr>
          <w:rFonts w:ascii="Times New Roman" w:hAnsi="Times New Roman" w:cs="Times New Roman"/>
          <w:sz w:val="22"/>
          <w:szCs w:val="22"/>
        </w:rPr>
        <w:t>. Substantive ESG efforts often require significant investments in resources, time, and organizational attention</w:t>
      </w:r>
      <w:r w:rsidR="002F73E8"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(Rangan, Chase, &amp; Karim, 2015)</w:t>
      </w:r>
      <w:r w:rsidRPr="00A40B7C">
        <w:rPr>
          <w:rFonts w:ascii="Times New Roman" w:hAnsi="Times New Roman" w:cs="Times New Roman"/>
          <w:sz w:val="22"/>
          <w:szCs w:val="22"/>
        </w:rPr>
        <w:t xml:space="preserve">. For example, transitioning to renewable energy sources or revamping supply chains to meet sustainability standards involves substantial upfront costs and potential disruptions to existing operations </w:t>
      </w:r>
      <w:r w:rsidR="00A74F1C" w:rsidRPr="00A40B7C">
        <w:rPr>
          <w:rFonts w:ascii="Times New Roman" w:hAnsi="Times New Roman" w:cs="Times New Roman"/>
          <w:sz w:val="22"/>
          <w:szCs w:val="22"/>
        </w:rPr>
        <w:t>(Shin, Ellinger, Nolan, DeCoster, &amp; Lane, 2018)</w:t>
      </w:r>
      <w:r w:rsidRPr="00A40B7C">
        <w:rPr>
          <w:rFonts w:ascii="Times New Roman" w:hAnsi="Times New Roman" w:cs="Times New Roman"/>
          <w:sz w:val="22"/>
          <w:szCs w:val="22"/>
        </w:rPr>
        <w:t xml:space="preserve">. Similarly, initiatives such as implementing fair labor practices </w:t>
      </w:r>
      <w:r w:rsidR="00A74F1C" w:rsidRPr="00A40B7C">
        <w:rPr>
          <w:rFonts w:ascii="Times New Roman" w:hAnsi="Times New Roman" w:cs="Times New Roman"/>
          <w:sz w:val="22"/>
          <w:szCs w:val="22"/>
        </w:rPr>
        <w:t>(Faleye &amp; Trahan, 2011)</w:t>
      </w:r>
      <w:r w:rsidRPr="00A40B7C">
        <w:rPr>
          <w:rFonts w:ascii="Times New Roman" w:hAnsi="Times New Roman" w:cs="Times New Roman"/>
          <w:sz w:val="22"/>
          <w:szCs w:val="22"/>
        </w:rPr>
        <w:t xml:space="preserve">, enhancing workplace diversity </w:t>
      </w:r>
      <w:r w:rsidR="00A74F1C" w:rsidRPr="00A40B7C">
        <w:rPr>
          <w:rFonts w:ascii="Times New Roman" w:hAnsi="Times New Roman" w:cs="Times New Roman"/>
          <w:sz w:val="22"/>
          <w:szCs w:val="22"/>
        </w:rPr>
        <w:t>(Li &amp; Nagar, 2013)</w:t>
      </w:r>
      <w:r w:rsidRPr="00A40B7C">
        <w:rPr>
          <w:rFonts w:ascii="Times New Roman" w:hAnsi="Times New Roman" w:cs="Times New Roman"/>
          <w:sz w:val="22"/>
          <w:szCs w:val="22"/>
        </w:rPr>
        <w:t xml:space="preserve">, or reducing emissions </w:t>
      </w:r>
      <w:r w:rsidR="00A74F1C" w:rsidRPr="00A40B7C">
        <w:rPr>
          <w:rFonts w:ascii="Times New Roman" w:hAnsi="Times New Roman" w:cs="Times New Roman"/>
          <w:kern w:val="0"/>
          <w:sz w:val="22"/>
          <w:szCs w:val="22"/>
        </w:rPr>
        <w:t>(Gillingham &amp; Stock, 2018; Matsumura, Prakash, &amp; Vera-Muñoz, 2014)</w:t>
      </w:r>
      <w:r w:rsidRPr="00A40B7C">
        <w:rPr>
          <w:rFonts w:ascii="Times New Roman" w:hAnsi="Times New Roman" w:cs="Times New Roman"/>
          <w:sz w:val="22"/>
          <w:szCs w:val="22"/>
        </w:rPr>
        <w:t xml:space="preserve"> often necessitate higher operational expenses. </w:t>
      </w:r>
      <w:r w:rsidR="00DC249F" w:rsidRPr="00A40B7C">
        <w:rPr>
          <w:rFonts w:ascii="Times New Roman" w:hAnsi="Times New Roman" w:cs="Times New Roman"/>
          <w:sz w:val="22"/>
          <w:szCs w:val="22"/>
        </w:rPr>
        <w:t>While t</w:t>
      </w:r>
      <w:r w:rsidRPr="00A40B7C">
        <w:rPr>
          <w:rFonts w:ascii="Times New Roman" w:hAnsi="Times New Roman" w:cs="Times New Roman"/>
          <w:sz w:val="22"/>
          <w:szCs w:val="22"/>
        </w:rPr>
        <w:t>hese costs</w:t>
      </w:r>
      <w:r w:rsidR="005C30D3" w:rsidRPr="00A40B7C">
        <w:rPr>
          <w:rFonts w:ascii="Times New Roman" w:hAnsi="Times New Roman" w:cs="Times New Roman"/>
          <w:sz w:val="22"/>
          <w:szCs w:val="22"/>
        </w:rPr>
        <w:t xml:space="preserve"> can be</w:t>
      </w:r>
      <w:r w:rsidRPr="00A40B7C">
        <w:rPr>
          <w:rFonts w:ascii="Times New Roman" w:hAnsi="Times New Roman" w:cs="Times New Roman"/>
          <w:sz w:val="22"/>
          <w:szCs w:val="22"/>
        </w:rPr>
        <w:t xml:space="preserve"> justified by long-term benefits, </w:t>
      </w:r>
      <w:r w:rsidR="00F03861" w:rsidRPr="00A40B7C">
        <w:rPr>
          <w:rFonts w:ascii="Times New Roman" w:hAnsi="Times New Roman" w:cs="Times New Roman"/>
          <w:sz w:val="22"/>
          <w:szCs w:val="22"/>
        </w:rPr>
        <w:t xml:space="preserve">they may </w:t>
      </w:r>
      <w:r w:rsidRPr="00A40B7C">
        <w:rPr>
          <w:rFonts w:ascii="Times New Roman" w:hAnsi="Times New Roman" w:cs="Times New Roman"/>
          <w:sz w:val="22"/>
          <w:szCs w:val="22"/>
        </w:rPr>
        <w:t xml:space="preserve">strain </w:t>
      </w:r>
      <w:r w:rsidR="00AF235F" w:rsidRPr="00A40B7C">
        <w:rPr>
          <w:rFonts w:ascii="Times New Roman" w:hAnsi="Times New Roman" w:cs="Times New Roman"/>
          <w:sz w:val="22"/>
          <w:szCs w:val="22"/>
        </w:rPr>
        <w:t xml:space="preserve">firm </w:t>
      </w:r>
      <w:r w:rsidR="00A84AFA" w:rsidRPr="00A40B7C">
        <w:rPr>
          <w:rFonts w:ascii="Times New Roman" w:hAnsi="Times New Roman" w:cs="Times New Roman"/>
          <w:sz w:val="22"/>
          <w:szCs w:val="22"/>
        </w:rPr>
        <w:lastRenderedPageBreak/>
        <w:t>profitability</w:t>
      </w:r>
      <w:r w:rsidRPr="00A40B7C">
        <w:rPr>
          <w:rFonts w:ascii="Times New Roman" w:hAnsi="Times New Roman" w:cs="Times New Roman"/>
          <w:sz w:val="22"/>
          <w:szCs w:val="22"/>
        </w:rPr>
        <w:t xml:space="preserve"> in the short term </w:t>
      </w:r>
      <w:r w:rsidR="00A74F1C" w:rsidRPr="00A40B7C">
        <w:rPr>
          <w:rFonts w:ascii="Times New Roman" w:hAnsi="Times New Roman" w:cs="Times New Roman"/>
          <w:sz w:val="22"/>
          <w:szCs w:val="22"/>
        </w:rPr>
        <w:t>(Awaysheh, Heron, Perry, &amp; Wilson, 2020; Flammer &amp; Kacperczyk, 2016)</w:t>
      </w:r>
      <w:r w:rsidRPr="00A40B7C">
        <w:rPr>
          <w:rFonts w:ascii="Times New Roman" w:hAnsi="Times New Roman" w:cs="Times New Roman"/>
          <w:sz w:val="22"/>
          <w:szCs w:val="22"/>
        </w:rPr>
        <w:t xml:space="preserve">, thereby creating tension between shareholder demands for </w:t>
      </w:r>
      <w:r w:rsidR="00D87DF3" w:rsidRPr="00A40B7C">
        <w:rPr>
          <w:rFonts w:ascii="Times New Roman" w:hAnsi="Times New Roman" w:cs="Times New Roman"/>
          <w:sz w:val="22"/>
          <w:szCs w:val="22"/>
        </w:rPr>
        <w:t xml:space="preserve">financial return </w:t>
      </w:r>
      <w:r w:rsidRPr="00A40B7C">
        <w:rPr>
          <w:rFonts w:ascii="Times New Roman" w:hAnsi="Times New Roman" w:cs="Times New Roman"/>
          <w:sz w:val="22"/>
          <w:szCs w:val="22"/>
        </w:rPr>
        <w:t>and the firm’s commitment to stakeholder-focused goals.</w:t>
      </w:r>
    </w:p>
    <w:p w14:paraId="74ECB8C7" w14:textId="133601A9" w:rsidR="00A71938" w:rsidRPr="00A40B7C" w:rsidRDefault="00447190" w:rsidP="00A71938">
      <w:pPr>
        <w:ind w:firstLine="567"/>
        <w:jc w:val="both"/>
        <w:rPr>
          <w:rFonts w:ascii="Times New Roman" w:hAnsi="Times New Roman" w:cs="Times New Roman"/>
          <w:sz w:val="22"/>
          <w:szCs w:val="22"/>
        </w:rPr>
      </w:pPr>
      <w:r w:rsidRPr="00A40B7C">
        <w:rPr>
          <w:rFonts w:ascii="Times New Roman" w:hAnsi="Times New Roman" w:cs="Times New Roman"/>
          <w:sz w:val="22"/>
          <w:szCs w:val="22"/>
        </w:rPr>
        <w:t>The second consequence is that substantive ESG engagement increases moral credits</w:t>
      </w:r>
      <w:r w:rsidR="3852FB22" w:rsidRPr="00A40B7C">
        <w:rPr>
          <w:rFonts w:ascii="Times New Roman" w:hAnsi="Times New Roman" w:cs="Times New Roman"/>
          <w:sz w:val="22"/>
          <w:szCs w:val="22"/>
        </w:rPr>
        <w:t xml:space="preserve"> or credentials</w:t>
      </w:r>
      <w:r w:rsidRPr="00A40B7C">
        <w:rPr>
          <w:rFonts w:ascii="Times New Roman" w:hAnsi="Times New Roman" w:cs="Times New Roman"/>
          <w:sz w:val="22"/>
          <w:szCs w:val="22"/>
        </w:rPr>
        <w:t xml:space="preserve">. For instance, when a firm reduces its carbon footprint or improves labor conditions, it accrues moral credits </w:t>
      </w:r>
      <w:r w:rsidR="25BF644C" w:rsidRPr="00A40B7C">
        <w:rPr>
          <w:rFonts w:ascii="Times New Roman" w:hAnsi="Times New Roman" w:cs="Times New Roman"/>
          <w:sz w:val="22"/>
          <w:szCs w:val="22"/>
        </w:rPr>
        <w:t>or credentials</w:t>
      </w:r>
      <w:r w:rsidRPr="00A40B7C">
        <w:rPr>
          <w:rFonts w:ascii="Times New Roman" w:hAnsi="Times New Roman" w:cs="Times New Roman"/>
          <w:sz w:val="22"/>
          <w:szCs w:val="22"/>
        </w:rPr>
        <w:t xml:space="preserve"> by adhering to widely accepted moral standards </w:t>
      </w:r>
      <w:r w:rsidR="00A74F1C" w:rsidRPr="00A40B7C">
        <w:rPr>
          <w:rFonts w:ascii="Times New Roman" w:hAnsi="Times New Roman" w:cs="Times New Roman"/>
          <w:kern w:val="0"/>
          <w:sz w:val="22"/>
          <w:szCs w:val="22"/>
        </w:rPr>
        <w:t xml:space="preserve">(Ji, Huang, &amp; Li, 2021; </w:t>
      </w:r>
      <w:r w:rsidR="005F63C4" w:rsidRPr="00A40B7C">
        <w:rPr>
          <w:rFonts w:ascii="Times New Roman" w:hAnsi="Times New Roman" w:cs="Times New Roman" w:hint="eastAsia"/>
          <w:kern w:val="0"/>
          <w:sz w:val="22"/>
          <w:szCs w:val="22"/>
        </w:rPr>
        <w:t>V</w:t>
      </w:r>
      <w:r w:rsidR="00A74F1C" w:rsidRPr="00A40B7C">
        <w:rPr>
          <w:rFonts w:ascii="Times New Roman" w:hAnsi="Times New Roman" w:cs="Times New Roman"/>
          <w:kern w:val="0"/>
          <w:sz w:val="22"/>
          <w:szCs w:val="22"/>
        </w:rPr>
        <w:t>an Beurden &amp; Gössling, 2008)</w:t>
      </w:r>
      <w:r w:rsidRPr="00A40B7C">
        <w:rPr>
          <w:rFonts w:ascii="Times New Roman" w:hAnsi="Times New Roman" w:cs="Times New Roman"/>
          <w:sz w:val="22"/>
          <w:szCs w:val="22"/>
        </w:rPr>
        <w:t xml:space="preserve">. Once these moral credits </w:t>
      </w:r>
      <w:r w:rsidR="101C80D5" w:rsidRPr="00A40B7C">
        <w:rPr>
          <w:rFonts w:ascii="Times New Roman" w:hAnsi="Times New Roman" w:cs="Times New Roman"/>
          <w:sz w:val="22"/>
          <w:szCs w:val="22"/>
        </w:rPr>
        <w:t>or credentials</w:t>
      </w:r>
      <w:r w:rsidRPr="00A40B7C">
        <w:rPr>
          <w:rFonts w:ascii="Times New Roman" w:hAnsi="Times New Roman" w:cs="Times New Roman"/>
          <w:sz w:val="22"/>
          <w:szCs w:val="22"/>
        </w:rPr>
        <w:t xml:space="preserve"> are earned, they become a </w:t>
      </w:r>
      <w:r w:rsidR="00E55AB9" w:rsidRPr="00A40B7C">
        <w:rPr>
          <w:rFonts w:ascii="Times New Roman" w:hAnsi="Times New Roman" w:cs="Times New Roman"/>
          <w:sz w:val="22"/>
          <w:szCs w:val="22"/>
        </w:rPr>
        <w:t>“</w:t>
      </w:r>
      <w:r w:rsidRPr="00A40B7C">
        <w:rPr>
          <w:rFonts w:ascii="Times New Roman" w:hAnsi="Times New Roman" w:cs="Times New Roman"/>
          <w:sz w:val="22"/>
          <w:szCs w:val="22"/>
        </w:rPr>
        <w:t>resource</w:t>
      </w:r>
      <w:r w:rsidR="00E55AB9" w:rsidRPr="00A40B7C">
        <w:rPr>
          <w:rFonts w:ascii="Times New Roman" w:hAnsi="Times New Roman" w:cs="Times New Roman"/>
          <w:sz w:val="22"/>
          <w:szCs w:val="22"/>
        </w:rPr>
        <w:t>”</w:t>
      </w:r>
      <w:r w:rsidRPr="00A40B7C">
        <w:rPr>
          <w:rFonts w:ascii="Times New Roman" w:hAnsi="Times New Roman" w:cs="Times New Roman"/>
          <w:sz w:val="22"/>
          <w:szCs w:val="22"/>
        </w:rPr>
        <w:t xml:space="preserve"> that firms can draw upon to justify morally ambiguous or dubious actions in the future </w:t>
      </w:r>
      <w:r w:rsidR="00A74F1C" w:rsidRPr="00A40B7C">
        <w:rPr>
          <w:rFonts w:ascii="Times New Roman" w:hAnsi="Times New Roman" w:cs="Times New Roman"/>
          <w:sz w:val="22"/>
          <w:szCs w:val="22"/>
        </w:rPr>
        <w:t>(Merritt et al., 2010)</w:t>
      </w:r>
      <w:r w:rsidRPr="00A40B7C">
        <w:rPr>
          <w:rFonts w:ascii="Times New Roman" w:hAnsi="Times New Roman" w:cs="Times New Roman"/>
          <w:sz w:val="22"/>
          <w:szCs w:val="22"/>
        </w:rPr>
        <w:t xml:space="preserve">. Hence, the firm’s prior ESG engagement creates a perception, </w:t>
      </w:r>
      <w:r w:rsidR="00537ECA" w:rsidRPr="00A40B7C">
        <w:rPr>
          <w:rFonts w:ascii="Times New Roman" w:hAnsi="Times New Roman" w:cs="Times New Roman"/>
          <w:sz w:val="22"/>
          <w:szCs w:val="22"/>
        </w:rPr>
        <w:t xml:space="preserve">both </w:t>
      </w:r>
      <w:r w:rsidRPr="00A40B7C">
        <w:rPr>
          <w:rFonts w:ascii="Times New Roman" w:hAnsi="Times New Roman" w:cs="Times New Roman"/>
          <w:sz w:val="22"/>
          <w:szCs w:val="22"/>
        </w:rPr>
        <w:t>internally and externally, that it operates with a moral surplus, reducing the perceived ethical burden of subsequent decisions.</w:t>
      </w:r>
    </w:p>
    <w:p w14:paraId="37F31B43" w14:textId="727A2759" w:rsidR="00A71938" w:rsidRPr="00A40B7C" w:rsidRDefault="00D97DCE" w:rsidP="00A71938">
      <w:pPr>
        <w:ind w:firstLine="567"/>
        <w:jc w:val="both"/>
        <w:rPr>
          <w:rFonts w:ascii="Times New Roman" w:hAnsi="Times New Roman" w:cs="Times New Roman"/>
          <w:sz w:val="22"/>
          <w:szCs w:val="22"/>
        </w:rPr>
      </w:pPr>
      <w:r w:rsidRPr="00A40B7C">
        <w:rPr>
          <w:rFonts w:ascii="Times New Roman" w:hAnsi="Times New Roman" w:cs="Times New Roman"/>
          <w:sz w:val="22"/>
          <w:szCs w:val="22"/>
        </w:rPr>
        <w:t>When</w:t>
      </w:r>
      <w:r w:rsidR="00447190" w:rsidRPr="00A40B7C">
        <w:rPr>
          <w:rFonts w:ascii="Times New Roman" w:hAnsi="Times New Roman" w:cs="Times New Roman"/>
          <w:sz w:val="22"/>
          <w:szCs w:val="22"/>
        </w:rPr>
        <w:t xml:space="preserve"> pressure for profits from shareholders is rising, firms engaging in substantive ESG efforts may turn to earnings management as a means </w:t>
      </w:r>
      <w:r w:rsidR="006064E9" w:rsidRPr="00A40B7C">
        <w:rPr>
          <w:rFonts w:ascii="Times New Roman" w:hAnsi="Times New Roman" w:cs="Times New Roman"/>
          <w:sz w:val="22"/>
          <w:szCs w:val="22"/>
        </w:rPr>
        <w:t xml:space="preserve">of balancing </w:t>
      </w:r>
      <w:r w:rsidR="00447190" w:rsidRPr="00A40B7C">
        <w:rPr>
          <w:rFonts w:ascii="Times New Roman" w:hAnsi="Times New Roman" w:cs="Times New Roman"/>
          <w:sz w:val="22"/>
          <w:szCs w:val="22"/>
        </w:rPr>
        <w:t>competing demands. Earnings management refers to a firm’s discretionary manipulation of financial reporting to influence perceived performance</w:t>
      </w:r>
      <w:r w:rsidR="002B534E"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(Dechow et al., 1995; Dechow, Sloan, &amp; Sweeney, 1996; Larson et al., 2018)</w:t>
      </w:r>
      <w:r w:rsidR="00447190" w:rsidRPr="00A40B7C">
        <w:rPr>
          <w:rFonts w:ascii="Times New Roman" w:hAnsi="Times New Roman" w:cs="Times New Roman"/>
          <w:sz w:val="22"/>
          <w:szCs w:val="22"/>
        </w:rPr>
        <w:t xml:space="preserve">. While often operating within legal and accounting boundaries, such behavior can blur ethical lines, </w:t>
      </w:r>
      <w:r w:rsidR="00134F94" w:rsidRPr="00A40B7C">
        <w:rPr>
          <w:rFonts w:ascii="Times New Roman" w:hAnsi="Times New Roman" w:cs="Times New Roman"/>
          <w:sz w:val="22"/>
          <w:szCs w:val="22"/>
        </w:rPr>
        <w:t xml:space="preserve">since </w:t>
      </w:r>
      <w:r w:rsidR="00447190" w:rsidRPr="00A40B7C">
        <w:rPr>
          <w:rFonts w:ascii="Times New Roman" w:hAnsi="Times New Roman" w:cs="Times New Roman"/>
          <w:sz w:val="22"/>
          <w:szCs w:val="22"/>
        </w:rPr>
        <w:t xml:space="preserve">it distorts the true economic reality of the firm’s operations </w:t>
      </w:r>
      <w:r w:rsidR="00A74F1C" w:rsidRPr="00A40B7C">
        <w:rPr>
          <w:rFonts w:ascii="Times New Roman" w:hAnsi="Times New Roman" w:cs="Times New Roman"/>
          <w:sz w:val="22"/>
          <w:szCs w:val="22"/>
        </w:rPr>
        <w:t>(Becher, Campbell II, &amp; Frye, 2005; Bergstresser &amp; Philippon, 2006)</w:t>
      </w:r>
      <w:r w:rsidR="00447190" w:rsidRPr="00A40B7C">
        <w:rPr>
          <w:rFonts w:ascii="Times New Roman" w:hAnsi="Times New Roman" w:cs="Times New Roman"/>
          <w:sz w:val="22"/>
          <w:szCs w:val="22"/>
        </w:rPr>
        <w:t xml:space="preserve">. Earnings management can take the form of real activities manipulation </w:t>
      </w:r>
      <w:r w:rsidR="00A74F1C" w:rsidRPr="00A40B7C">
        <w:rPr>
          <w:rFonts w:ascii="Times New Roman" w:hAnsi="Times New Roman" w:cs="Times New Roman"/>
          <w:sz w:val="22"/>
          <w:szCs w:val="22"/>
        </w:rPr>
        <w:t>(Christensen, Huffman, Lewis-Western, &amp; Valentine, 2023; Roychowdhury, 2006)</w:t>
      </w:r>
      <w:r w:rsidR="00447190" w:rsidRPr="00A40B7C">
        <w:rPr>
          <w:rFonts w:ascii="Times New Roman" w:hAnsi="Times New Roman" w:cs="Times New Roman"/>
          <w:sz w:val="22"/>
          <w:szCs w:val="22"/>
        </w:rPr>
        <w:t xml:space="preserve">, </w:t>
      </w:r>
      <w:r w:rsidR="00E235EB" w:rsidRPr="00A40B7C">
        <w:rPr>
          <w:rFonts w:ascii="Times New Roman" w:hAnsi="Times New Roman" w:cs="Times New Roman"/>
          <w:sz w:val="22"/>
          <w:szCs w:val="22"/>
        </w:rPr>
        <w:t>which involves</w:t>
      </w:r>
      <w:r w:rsidR="00447190" w:rsidRPr="00A40B7C">
        <w:rPr>
          <w:rFonts w:ascii="Times New Roman" w:hAnsi="Times New Roman" w:cs="Times New Roman"/>
          <w:sz w:val="22"/>
          <w:szCs w:val="22"/>
        </w:rPr>
        <w:t xml:space="preserve"> altering investment or operational decisions, or accounting-based manipulation, </w:t>
      </w:r>
      <w:r w:rsidR="00850D96" w:rsidRPr="00A40B7C">
        <w:rPr>
          <w:rFonts w:ascii="Times New Roman" w:hAnsi="Times New Roman" w:cs="Times New Roman"/>
          <w:sz w:val="22"/>
          <w:szCs w:val="22"/>
        </w:rPr>
        <w:t xml:space="preserve">such as </w:t>
      </w:r>
      <w:r w:rsidR="00447190" w:rsidRPr="00A40B7C">
        <w:rPr>
          <w:rFonts w:ascii="Times New Roman" w:hAnsi="Times New Roman" w:cs="Times New Roman"/>
          <w:sz w:val="22"/>
          <w:szCs w:val="22"/>
        </w:rPr>
        <w:t xml:space="preserve">adjusting accruals or deferring expenses </w:t>
      </w:r>
      <w:r w:rsidR="00A74F1C" w:rsidRPr="00A40B7C">
        <w:rPr>
          <w:rFonts w:ascii="Times New Roman" w:hAnsi="Times New Roman" w:cs="Times New Roman"/>
          <w:sz w:val="22"/>
          <w:szCs w:val="22"/>
        </w:rPr>
        <w:t>(Dechow, Ge, &amp; Schrand, 2010; Dechow, Hutton, Kim, &amp; Sloan, 2012; Larson et al., 2018)</w:t>
      </w:r>
      <w:r w:rsidR="00447190" w:rsidRPr="00A40B7C">
        <w:rPr>
          <w:rFonts w:ascii="Times New Roman" w:hAnsi="Times New Roman" w:cs="Times New Roman"/>
          <w:sz w:val="22"/>
          <w:szCs w:val="22"/>
        </w:rPr>
        <w:t xml:space="preserve">. </w:t>
      </w:r>
      <w:r w:rsidR="003B3551" w:rsidRPr="00A40B7C">
        <w:rPr>
          <w:rFonts w:ascii="Times New Roman" w:hAnsi="Times New Roman" w:cs="Times New Roman"/>
          <w:sz w:val="22"/>
          <w:szCs w:val="22"/>
        </w:rPr>
        <w:t xml:space="preserve">Although </w:t>
      </w:r>
      <w:r w:rsidR="00447190" w:rsidRPr="00A40B7C">
        <w:rPr>
          <w:rFonts w:ascii="Times New Roman" w:hAnsi="Times New Roman" w:cs="Times New Roman"/>
          <w:sz w:val="22"/>
          <w:szCs w:val="22"/>
        </w:rPr>
        <w:t xml:space="preserve">sometimes justified as a tool to stabilize financial performance or signal resilience, it is frequently criticized for undermining transparency and eroding </w:t>
      </w:r>
      <w:r w:rsidR="0073120B" w:rsidRPr="00A40B7C">
        <w:rPr>
          <w:rFonts w:ascii="Times New Roman" w:hAnsi="Times New Roman" w:cs="Times New Roman"/>
          <w:sz w:val="22"/>
          <w:szCs w:val="22"/>
        </w:rPr>
        <w:t xml:space="preserve">investor </w:t>
      </w:r>
      <w:r w:rsidR="00447190" w:rsidRPr="00A40B7C">
        <w:rPr>
          <w:rFonts w:ascii="Times New Roman" w:hAnsi="Times New Roman" w:cs="Times New Roman"/>
          <w:sz w:val="22"/>
          <w:szCs w:val="22"/>
        </w:rPr>
        <w:t xml:space="preserve">trust </w:t>
      </w:r>
      <w:r w:rsidR="00A74F1C" w:rsidRPr="00A40B7C">
        <w:rPr>
          <w:rFonts w:ascii="Times New Roman" w:hAnsi="Times New Roman" w:cs="Times New Roman"/>
          <w:sz w:val="22"/>
          <w:szCs w:val="22"/>
        </w:rPr>
        <w:t>(Dechow &amp; You, 2020; Hazarika, Karpoff, &amp; Nahata, 2012)</w:t>
      </w:r>
      <w:r w:rsidR="00447190" w:rsidRPr="00A40B7C">
        <w:rPr>
          <w:rFonts w:ascii="Times New Roman" w:hAnsi="Times New Roman" w:cs="Times New Roman"/>
          <w:sz w:val="22"/>
          <w:szCs w:val="22"/>
        </w:rPr>
        <w:t xml:space="preserve">. This makes earnings management a morally dubious practice, as it </w:t>
      </w:r>
      <w:r w:rsidR="00435D0B" w:rsidRPr="00A40B7C">
        <w:rPr>
          <w:rFonts w:ascii="Times New Roman" w:hAnsi="Times New Roman" w:cs="Times New Roman"/>
          <w:sz w:val="22"/>
          <w:szCs w:val="22"/>
        </w:rPr>
        <w:t xml:space="preserve">often involves </w:t>
      </w:r>
      <w:r w:rsidR="00447190" w:rsidRPr="00A40B7C">
        <w:rPr>
          <w:rFonts w:ascii="Times New Roman" w:hAnsi="Times New Roman" w:cs="Times New Roman"/>
          <w:sz w:val="22"/>
          <w:szCs w:val="22"/>
        </w:rPr>
        <w:t>negative intentions by firms.</w:t>
      </w:r>
    </w:p>
    <w:p w14:paraId="32A2FA9B" w14:textId="7F891A09" w:rsidR="00447190" w:rsidRPr="00A40B7C" w:rsidRDefault="00447190" w:rsidP="00F70D24">
      <w:pPr>
        <w:ind w:firstLine="567"/>
        <w:jc w:val="both"/>
        <w:rPr>
          <w:rFonts w:ascii="Times New Roman" w:hAnsi="Times New Roman" w:cs="Times New Roman"/>
          <w:sz w:val="22"/>
          <w:szCs w:val="22"/>
        </w:rPr>
      </w:pPr>
      <w:r w:rsidRPr="00A40B7C">
        <w:rPr>
          <w:rFonts w:ascii="Times New Roman" w:hAnsi="Times New Roman" w:cs="Times New Roman"/>
          <w:sz w:val="22"/>
          <w:szCs w:val="22"/>
        </w:rPr>
        <w:t xml:space="preserve">In conjunction with the preceding argument, significant costs associated with </w:t>
      </w:r>
      <w:r w:rsidR="009B38C5" w:rsidRPr="00A40B7C">
        <w:rPr>
          <w:rFonts w:ascii="Times New Roman" w:hAnsi="Times New Roman" w:cs="Times New Roman"/>
          <w:sz w:val="22"/>
          <w:szCs w:val="22"/>
        </w:rPr>
        <w:t xml:space="preserve">substantive </w:t>
      </w:r>
      <w:r w:rsidRPr="00A40B7C">
        <w:rPr>
          <w:rFonts w:ascii="Times New Roman" w:hAnsi="Times New Roman" w:cs="Times New Roman"/>
          <w:sz w:val="22"/>
          <w:szCs w:val="22"/>
        </w:rPr>
        <w:t xml:space="preserve">ESG initiatives can negatively impact short-term profitability, thereby creating potential conflicts with shareholders who prioritize financial returns. </w:t>
      </w:r>
      <w:r w:rsidR="004546A7" w:rsidRPr="00A40B7C">
        <w:rPr>
          <w:rFonts w:ascii="Times New Roman" w:hAnsi="Times New Roman" w:cs="Times New Roman"/>
          <w:sz w:val="22"/>
          <w:szCs w:val="22"/>
        </w:rPr>
        <w:t>As a result</w:t>
      </w:r>
      <w:r w:rsidRPr="00A40B7C">
        <w:rPr>
          <w:rFonts w:ascii="Times New Roman" w:hAnsi="Times New Roman" w:cs="Times New Roman"/>
          <w:sz w:val="22"/>
          <w:szCs w:val="22"/>
        </w:rPr>
        <w:t xml:space="preserve">, firms may engage in strategic manipulation of </w:t>
      </w:r>
      <w:r w:rsidRPr="00A40B7C">
        <w:rPr>
          <w:rFonts w:ascii="Times New Roman" w:hAnsi="Times New Roman" w:cs="Times New Roman"/>
          <w:sz w:val="22"/>
          <w:szCs w:val="22"/>
        </w:rPr>
        <w:lastRenderedPageBreak/>
        <w:t xml:space="preserve">financial reports to project a stable or favorable financial outlook. </w:t>
      </w:r>
      <w:r w:rsidR="00F70D24" w:rsidRPr="00A40B7C">
        <w:rPr>
          <w:rFonts w:ascii="Times New Roman" w:hAnsi="Times New Roman" w:cs="Times New Roman"/>
          <w:sz w:val="22"/>
          <w:szCs w:val="22"/>
        </w:rPr>
        <w:t xml:space="preserve">The ethical </w:t>
      </w:r>
      <w:r w:rsidR="00CA5BBD" w:rsidRPr="00A40B7C">
        <w:rPr>
          <w:rFonts w:ascii="Times New Roman" w:hAnsi="Times New Roman" w:cs="Times New Roman"/>
          <w:sz w:val="22"/>
          <w:szCs w:val="22"/>
        </w:rPr>
        <w:t>un</w:t>
      </w:r>
      <w:r w:rsidR="007B0D26" w:rsidRPr="00A40B7C">
        <w:rPr>
          <w:rFonts w:ascii="Times New Roman" w:hAnsi="Times New Roman" w:cs="Times New Roman"/>
          <w:sz w:val="22"/>
          <w:szCs w:val="22"/>
        </w:rPr>
        <w:t>ease</w:t>
      </w:r>
      <w:r w:rsidR="00F70D24" w:rsidRPr="00A40B7C">
        <w:rPr>
          <w:rFonts w:ascii="Times New Roman" w:hAnsi="Times New Roman" w:cs="Times New Roman"/>
          <w:sz w:val="22"/>
          <w:szCs w:val="22"/>
        </w:rPr>
        <w:t xml:space="preserve"> </w:t>
      </w:r>
      <w:r w:rsidR="004546A7" w:rsidRPr="00A40B7C">
        <w:rPr>
          <w:rFonts w:ascii="Times New Roman" w:hAnsi="Times New Roman" w:cs="Times New Roman"/>
          <w:sz w:val="22"/>
          <w:szCs w:val="22"/>
        </w:rPr>
        <w:t>surrounding</w:t>
      </w:r>
      <w:r w:rsidR="00F70D24" w:rsidRPr="00A40B7C">
        <w:rPr>
          <w:rFonts w:ascii="Times New Roman" w:hAnsi="Times New Roman" w:cs="Times New Roman"/>
          <w:sz w:val="22"/>
          <w:szCs w:val="22"/>
        </w:rPr>
        <w:t xml:space="preserve"> </w:t>
      </w:r>
      <w:r w:rsidR="003A4CD3" w:rsidRPr="00A40B7C">
        <w:rPr>
          <w:rFonts w:ascii="Times New Roman" w:hAnsi="Times New Roman" w:cs="Times New Roman"/>
          <w:sz w:val="22"/>
          <w:szCs w:val="22"/>
        </w:rPr>
        <w:t>earnings management may be all</w:t>
      </w:r>
      <w:r w:rsidR="00F15AB0" w:rsidRPr="00A40B7C">
        <w:rPr>
          <w:rFonts w:ascii="Times New Roman" w:hAnsi="Times New Roman" w:cs="Times New Roman"/>
          <w:sz w:val="22"/>
          <w:szCs w:val="22"/>
        </w:rPr>
        <w:t>eviated due to the moral licensing effect</w:t>
      </w:r>
      <w:r w:rsidRPr="00A40B7C">
        <w:rPr>
          <w:rFonts w:ascii="Times New Roman" w:hAnsi="Times New Roman" w:cs="Times New Roman"/>
          <w:sz w:val="22"/>
          <w:szCs w:val="22"/>
        </w:rPr>
        <w:t xml:space="preserve">. </w:t>
      </w:r>
      <w:r w:rsidR="00B9400E" w:rsidRPr="00A40B7C">
        <w:rPr>
          <w:rFonts w:ascii="Times New Roman" w:hAnsi="Times New Roman" w:cs="Times New Roman"/>
          <w:sz w:val="22"/>
          <w:szCs w:val="22"/>
        </w:rPr>
        <w:t>By</w:t>
      </w:r>
      <w:r w:rsidRPr="00A40B7C">
        <w:rPr>
          <w:rFonts w:ascii="Times New Roman" w:hAnsi="Times New Roman" w:cs="Times New Roman"/>
          <w:sz w:val="22"/>
          <w:szCs w:val="22"/>
        </w:rPr>
        <w:t xml:space="preserve"> undertaking substantive ESG efforts, firms accrue moral credits </w:t>
      </w:r>
      <w:r w:rsidR="2956ED2E" w:rsidRPr="00A40B7C">
        <w:rPr>
          <w:rFonts w:ascii="Times New Roman" w:hAnsi="Times New Roman" w:cs="Times New Roman"/>
          <w:sz w:val="22"/>
          <w:szCs w:val="22"/>
        </w:rPr>
        <w:t xml:space="preserve">or credentials </w:t>
      </w:r>
      <w:r w:rsidRPr="00A40B7C">
        <w:rPr>
          <w:rFonts w:ascii="Times New Roman" w:hAnsi="Times New Roman" w:cs="Times New Roman"/>
          <w:sz w:val="22"/>
          <w:szCs w:val="22"/>
        </w:rPr>
        <w:t>through their ethical</w:t>
      </w:r>
      <w:r w:rsidR="00384A31" w:rsidRPr="00A40B7C">
        <w:rPr>
          <w:rFonts w:ascii="Times New Roman" w:hAnsi="Times New Roman" w:cs="Times New Roman"/>
          <w:sz w:val="22"/>
          <w:szCs w:val="22"/>
        </w:rPr>
        <w:t>, pro-social</w:t>
      </w:r>
      <w:r w:rsidRPr="00A40B7C">
        <w:rPr>
          <w:rFonts w:ascii="Times New Roman" w:hAnsi="Times New Roman" w:cs="Times New Roman"/>
          <w:sz w:val="22"/>
          <w:szCs w:val="22"/>
        </w:rPr>
        <w:t xml:space="preserve"> actions, which can </w:t>
      </w:r>
      <w:r w:rsidR="00BA3AA0" w:rsidRPr="00A40B7C">
        <w:rPr>
          <w:rFonts w:ascii="Times New Roman" w:hAnsi="Times New Roman" w:cs="Times New Roman"/>
          <w:sz w:val="22"/>
          <w:szCs w:val="22"/>
        </w:rPr>
        <w:t xml:space="preserve">help them rationalize </w:t>
      </w:r>
      <w:r w:rsidRPr="00A40B7C">
        <w:rPr>
          <w:rFonts w:ascii="Times New Roman" w:hAnsi="Times New Roman" w:cs="Times New Roman"/>
          <w:sz w:val="22"/>
          <w:szCs w:val="22"/>
        </w:rPr>
        <w:t xml:space="preserve">earnings management to appease shareholders. These moral credits </w:t>
      </w:r>
      <w:r w:rsidR="489F71AC" w:rsidRPr="00A40B7C">
        <w:rPr>
          <w:rFonts w:ascii="Times New Roman" w:hAnsi="Times New Roman" w:cs="Times New Roman"/>
          <w:sz w:val="22"/>
          <w:szCs w:val="22"/>
        </w:rPr>
        <w:t>or credentials</w:t>
      </w:r>
      <w:r w:rsidRPr="00A40B7C">
        <w:rPr>
          <w:rFonts w:ascii="Times New Roman" w:hAnsi="Times New Roman" w:cs="Times New Roman"/>
          <w:sz w:val="22"/>
          <w:szCs w:val="22"/>
        </w:rPr>
        <w:t xml:space="preserve"> act as a buffer, reducing the perceived ethical burden of financial manipulations and allowing firms to navigate the dual pressures </w:t>
      </w:r>
      <w:r w:rsidR="00E371C2">
        <w:rPr>
          <w:rFonts w:ascii="Times New Roman" w:hAnsi="Times New Roman" w:cs="Times New Roman" w:hint="eastAsia"/>
          <w:sz w:val="22"/>
          <w:szCs w:val="22"/>
        </w:rPr>
        <w:t>from</w:t>
      </w:r>
      <w:r w:rsidRPr="00A40B7C">
        <w:rPr>
          <w:rFonts w:ascii="Times New Roman" w:hAnsi="Times New Roman" w:cs="Times New Roman"/>
          <w:sz w:val="22"/>
          <w:szCs w:val="22"/>
        </w:rPr>
        <w:t xml:space="preserve"> stakeholder and shareholder expectation. Thus, substantive ESG engagement, though </w:t>
      </w:r>
      <w:r w:rsidR="008A43A1" w:rsidRPr="00A40B7C">
        <w:rPr>
          <w:rFonts w:ascii="Times New Roman" w:hAnsi="Times New Roman" w:cs="Times New Roman"/>
          <w:sz w:val="22"/>
          <w:szCs w:val="22"/>
        </w:rPr>
        <w:t xml:space="preserve">aligned </w:t>
      </w:r>
      <w:r w:rsidRPr="00A40B7C">
        <w:rPr>
          <w:rFonts w:ascii="Times New Roman" w:hAnsi="Times New Roman" w:cs="Times New Roman"/>
          <w:sz w:val="22"/>
          <w:szCs w:val="22"/>
        </w:rPr>
        <w:t xml:space="preserve">with </w:t>
      </w:r>
      <w:r w:rsidR="0054148F" w:rsidRPr="00A40B7C">
        <w:rPr>
          <w:rFonts w:ascii="Times New Roman" w:hAnsi="Times New Roman" w:cs="Times New Roman"/>
          <w:sz w:val="22"/>
          <w:szCs w:val="22"/>
        </w:rPr>
        <w:t xml:space="preserve">the </w:t>
      </w:r>
      <w:r w:rsidRPr="00A40B7C">
        <w:rPr>
          <w:rFonts w:ascii="Times New Roman" w:hAnsi="Times New Roman" w:cs="Times New Roman"/>
          <w:sz w:val="22"/>
          <w:szCs w:val="22"/>
        </w:rPr>
        <w:t xml:space="preserve">demands of stakeholders, can prompt earnings management as a pragmatic response to </w:t>
      </w:r>
      <w:r w:rsidR="00A72358" w:rsidRPr="00A40B7C">
        <w:rPr>
          <w:rFonts w:ascii="Times New Roman" w:hAnsi="Times New Roman" w:cs="Times New Roman"/>
          <w:sz w:val="22"/>
          <w:szCs w:val="22"/>
        </w:rPr>
        <w:t>increased</w:t>
      </w:r>
      <w:r w:rsidR="00AF2BD8" w:rsidRPr="00A40B7C">
        <w:rPr>
          <w:rFonts w:ascii="Times New Roman" w:hAnsi="Times New Roman" w:cs="Times New Roman"/>
          <w:sz w:val="22"/>
          <w:szCs w:val="22"/>
        </w:rPr>
        <w:t xml:space="preserve"> pressure from </w:t>
      </w:r>
      <w:r w:rsidRPr="00A40B7C">
        <w:rPr>
          <w:rFonts w:ascii="Times New Roman" w:hAnsi="Times New Roman" w:cs="Times New Roman"/>
          <w:sz w:val="22"/>
          <w:szCs w:val="22"/>
        </w:rPr>
        <w:t>shareholder</w:t>
      </w:r>
      <w:r w:rsidR="00AF2BD8" w:rsidRPr="00A40B7C">
        <w:rPr>
          <w:rFonts w:ascii="Times New Roman" w:hAnsi="Times New Roman" w:cs="Times New Roman"/>
          <w:sz w:val="22"/>
          <w:szCs w:val="22"/>
        </w:rPr>
        <w:t>s</w:t>
      </w:r>
      <w:r w:rsidRPr="00A40B7C">
        <w:rPr>
          <w:rFonts w:ascii="Times New Roman" w:hAnsi="Times New Roman" w:cs="Times New Roman"/>
          <w:sz w:val="22"/>
          <w:szCs w:val="22"/>
        </w:rPr>
        <w:t>. In formal terms,</w:t>
      </w:r>
      <w:r w:rsidR="00AF2BD8" w:rsidRPr="00A40B7C">
        <w:rPr>
          <w:rFonts w:ascii="Times New Roman" w:hAnsi="Times New Roman" w:cs="Times New Roman"/>
          <w:sz w:val="22"/>
          <w:szCs w:val="22"/>
        </w:rPr>
        <w:t xml:space="preserve"> we propose:</w:t>
      </w:r>
    </w:p>
    <w:p w14:paraId="6CD64FAA" w14:textId="0E529125" w:rsidR="00447190" w:rsidRPr="00A40B7C" w:rsidRDefault="00447190" w:rsidP="00447190">
      <w:pPr>
        <w:jc w:val="both"/>
        <w:rPr>
          <w:rFonts w:ascii="Times New Roman" w:hAnsi="Times New Roman" w:cs="Times New Roman"/>
          <w:sz w:val="22"/>
          <w:szCs w:val="22"/>
        </w:rPr>
      </w:pPr>
      <w:r w:rsidRPr="00A40B7C">
        <w:rPr>
          <w:rFonts w:ascii="Times New Roman" w:hAnsi="Times New Roman" w:cs="Times New Roman"/>
          <w:i/>
          <w:sz w:val="22"/>
          <w:szCs w:val="22"/>
        </w:rPr>
        <w:t>Hypothesis 1</w:t>
      </w:r>
      <w:r w:rsidR="00A73B45" w:rsidRPr="00A40B7C">
        <w:rPr>
          <w:rFonts w:ascii="Times New Roman" w:hAnsi="Times New Roman" w:cs="Times New Roman"/>
          <w:i/>
          <w:sz w:val="22"/>
          <w:szCs w:val="22"/>
        </w:rPr>
        <w:t>.</w:t>
      </w:r>
      <w:r w:rsidRPr="00A40B7C">
        <w:rPr>
          <w:rFonts w:ascii="Times New Roman" w:hAnsi="Times New Roman" w:cs="Times New Roman"/>
          <w:i/>
          <w:sz w:val="22"/>
          <w:szCs w:val="22"/>
        </w:rPr>
        <w:t xml:space="preserve"> </w:t>
      </w:r>
      <w:r w:rsidR="00CA5F83" w:rsidRPr="00A40B7C">
        <w:rPr>
          <w:rFonts w:ascii="Times New Roman" w:hAnsi="Times New Roman" w:cs="Times New Roman"/>
          <w:i/>
          <w:sz w:val="22"/>
          <w:szCs w:val="22"/>
        </w:rPr>
        <w:t>There is a positive relationship between a firm’s</w:t>
      </w:r>
      <w:r w:rsidRPr="00A40B7C">
        <w:rPr>
          <w:rFonts w:ascii="Times New Roman" w:hAnsi="Times New Roman" w:cs="Times New Roman"/>
          <w:i/>
          <w:sz w:val="22"/>
          <w:szCs w:val="22"/>
        </w:rPr>
        <w:t xml:space="preserve"> substantive ESG efforts </w:t>
      </w:r>
      <w:r w:rsidR="005E39DF" w:rsidRPr="00A40B7C">
        <w:rPr>
          <w:rFonts w:ascii="Times New Roman" w:hAnsi="Times New Roman" w:cs="Times New Roman"/>
          <w:i/>
          <w:sz w:val="22"/>
          <w:szCs w:val="22"/>
        </w:rPr>
        <w:t>and its d</w:t>
      </w:r>
      <w:r w:rsidR="00F97BDF" w:rsidRPr="00A40B7C">
        <w:rPr>
          <w:rFonts w:ascii="Times New Roman" w:hAnsi="Times New Roman" w:cs="Times New Roman"/>
          <w:i/>
          <w:sz w:val="22"/>
          <w:szCs w:val="22"/>
        </w:rPr>
        <w:t>egree of</w:t>
      </w:r>
      <w:r w:rsidRPr="00A40B7C">
        <w:rPr>
          <w:rFonts w:ascii="Times New Roman" w:hAnsi="Times New Roman" w:cs="Times New Roman"/>
          <w:i/>
          <w:sz w:val="22"/>
          <w:szCs w:val="22"/>
        </w:rPr>
        <w:t xml:space="preserve"> discretional earnings management</w:t>
      </w:r>
      <w:r w:rsidRPr="00A40B7C">
        <w:rPr>
          <w:rFonts w:ascii="Times New Roman" w:hAnsi="Times New Roman" w:cs="Times New Roman"/>
          <w:sz w:val="22"/>
          <w:szCs w:val="22"/>
        </w:rPr>
        <w:t>.</w:t>
      </w:r>
    </w:p>
    <w:p w14:paraId="0CF16732" w14:textId="77777777" w:rsidR="007E1349" w:rsidRDefault="004D60D7" w:rsidP="002E3953">
      <w:pPr>
        <w:ind w:firstLine="567"/>
        <w:jc w:val="both"/>
        <w:rPr>
          <w:rFonts w:ascii="Times New Roman" w:hAnsi="Times New Roman" w:cs="Times New Roman"/>
          <w:sz w:val="22"/>
          <w:szCs w:val="22"/>
        </w:rPr>
      </w:pPr>
      <w:bookmarkStart w:id="263" w:name="OLE_LINK1"/>
      <w:bookmarkStart w:id="264" w:name="OLE_LINK2"/>
      <w:r w:rsidRPr="00A40B7C">
        <w:rPr>
          <w:rFonts w:ascii="Times New Roman" w:hAnsi="Times New Roman" w:cs="Times New Roman"/>
          <w:b/>
          <w:i/>
          <w:sz w:val="22"/>
          <w:szCs w:val="22"/>
        </w:rPr>
        <w:t>The moderating role of industrial culpability</w:t>
      </w:r>
      <w:r w:rsidR="00A71938" w:rsidRPr="00A40B7C">
        <w:rPr>
          <w:rFonts w:ascii="Times New Roman" w:hAnsi="Times New Roman" w:cs="Times New Roman"/>
          <w:sz w:val="22"/>
          <w:szCs w:val="22"/>
        </w:rPr>
        <w:t xml:space="preserve">. </w:t>
      </w:r>
      <w:r w:rsidR="007A7225" w:rsidRPr="007A7225">
        <w:rPr>
          <w:rFonts w:ascii="Times New Roman" w:hAnsi="Times New Roman" w:cs="Times New Roman"/>
          <w:sz w:val="22"/>
          <w:szCs w:val="22"/>
        </w:rPr>
        <w:t xml:space="preserve">We further contend that the moral licensing effect is contingent on how </w:t>
      </w:r>
      <w:r w:rsidR="007A7225">
        <w:rPr>
          <w:rFonts w:ascii="Times New Roman" w:hAnsi="Times New Roman" w:cs="Times New Roman" w:hint="eastAsia"/>
          <w:sz w:val="22"/>
          <w:szCs w:val="22"/>
        </w:rPr>
        <w:t>firm</w:t>
      </w:r>
      <w:r w:rsidR="007A7225" w:rsidRPr="007A7225">
        <w:rPr>
          <w:rFonts w:ascii="Times New Roman" w:hAnsi="Times New Roman" w:cs="Times New Roman"/>
          <w:sz w:val="22"/>
          <w:szCs w:val="22"/>
        </w:rPr>
        <w:t xml:space="preserve"> cognitively construe their ESG activities. As established by Merritt et al. (2010), the psychological consequences of a good deed depend on whether the actor frames the behavior as evidence of "sufficient progress" or as evidence of "commitment" to a cause. </w:t>
      </w:r>
    </w:p>
    <w:p w14:paraId="4D065DA2" w14:textId="253F8287" w:rsidR="007E1349" w:rsidRDefault="007E1349" w:rsidP="002E3953">
      <w:pPr>
        <w:ind w:firstLine="567"/>
        <w:jc w:val="both"/>
        <w:rPr>
          <w:rFonts w:ascii="Times New Roman" w:hAnsi="Times New Roman" w:cs="Times New Roman"/>
          <w:sz w:val="22"/>
          <w:szCs w:val="22"/>
        </w:rPr>
      </w:pPr>
      <w:r w:rsidRPr="007E1349">
        <w:rPr>
          <w:rFonts w:ascii="Times New Roman" w:hAnsi="Times New Roman" w:cs="Times New Roman"/>
          <w:sz w:val="22"/>
          <w:szCs w:val="22"/>
        </w:rPr>
        <w:t xml:space="preserve">When an act is framed as progress (e.g., "I have met my </w:t>
      </w:r>
      <w:r w:rsidR="00626D13">
        <w:rPr>
          <w:rFonts w:ascii="Times New Roman" w:hAnsi="Times New Roman" w:cs="Times New Roman" w:hint="eastAsia"/>
          <w:sz w:val="22"/>
          <w:szCs w:val="22"/>
        </w:rPr>
        <w:t>standard</w:t>
      </w:r>
      <w:r w:rsidRPr="007E1349">
        <w:rPr>
          <w:rFonts w:ascii="Times New Roman" w:hAnsi="Times New Roman" w:cs="Times New Roman"/>
          <w:sz w:val="22"/>
          <w:szCs w:val="22"/>
        </w:rPr>
        <w:t xml:space="preserve"> for good behavior"), it signals that a goal has been achieved, leaving the individual feeling entitled to rest on their laurels. This accumulation of "moral credits" is the engine of the licensing effect. Conversely, when an act is framed as commitment (e.g., "I am the kind of person who cares about this"), it highlights a specific identity. This framing invokes a desire for consistency, thereby suppressing the impulse to act unethically (Merritt et al., 2010; Mullen &amp; Monin, 2016). </w:t>
      </w:r>
    </w:p>
    <w:p w14:paraId="02921644" w14:textId="2CE8DA3F" w:rsidR="00D74A2B" w:rsidRPr="00D74A2B" w:rsidRDefault="00D74A2B" w:rsidP="00D74A2B">
      <w:pPr>
        <w:ind w:firstLine="567"/>
        <w:jc w:val="both"/>
        <w:rPr>
          <w:rFonts w:ascii="Times New Roman" w:hAnsi="Times New Roman" w:cs="Times New Roman"/>
          <w:sz w:val="22"/>
          <w:szCs w:val="22"/>
        </w:rPr>
      </w:pPr>
      <w:r w:rsidRPr="00D74A2B">
        <w:rPr>
          <w:rFonts w:ascii="Times New Roman" w:hAnsi="Times New Roman" w:cs="Times New Roman"/>
          <w:sz w:val="22"/>
          <w:szCs w:val="22"/>
        </w:rPr>
        <w:t>We argue that industry culpability fundamentally shifts the manager's framing of ESG engagement from progress to commitment.</w:t>
      </w:r>
      <w:r>
        <w:rPr>
          <w:rFonts w:ascii="Times New Roman" w:hAnsi="Times New Roman" w:cs="Times New Roman" w:hint="eastAsia"/>
          <w:sz w:val="22"/>
          <w:szCs w:val="22"/>
        </w:rPr>
        <w:t xml:space="preserve"> </w:t>
      </w:r>
      <w:r w:rsidRPr="00D74A2B">
        <w:rPr>
          <w:rFonts w:ascii="Times New Roman" w:hAnsi="Times New Roman" w:cs="Times New Roman"/>
          <w:sz w:val="22"/>
          <w:szCs w:val="22"/>
        </w:rPr>
        <w:t>For firms in non-culpable industries,</w:t>
      </w:r>
      <w:r w:rsidR="003C1617">
        <w:rPr>
          <w:rFonts w:ascii="Times New Roman" w:hAnsi="Times New Roman" w:cs="Times New Roman" w:hint="eastAsia"/>
          <w:sz w:val="22"/>
          <w:szCs w:val="22"/>
        </w:rPr>
        <w:t xml:space="preserve"> substantive</w:t>
      </w:r>
      <w:r w:rsidRPr="00D74A2B">
        <w:rPr>
          <w:rFonts w:ascii="Times New Roman" w:hAnsi="Times New Roman" w:cs="Times New Roman"/>
          <w:sz w:val="22"/>
          <w:szCs w:val="22"/>
        </w:rPr>
        <w:t xml:space="preserve"> ESG </w:t>
      </w:r>
      <w:r>
        <w:rPr>
          <w:rFonts w:ascii="Times New Roman" w:hAnsi="Times New Roman" w:cs="Times New Roman" w:hint="eastAsia"/>
          <w:sz w:val="22"/>
          <w:szCs w:val="22"/>
        </w:rPr>
        <w:t>e</w:t>
      </w:r>
      <w:r w:rsidR="006104B6">
        <w:rPr>
          <w:rFonts w:ascii="Times New Roman" w:hAnsi="Times New Roman" w:cs="Times New Roman" w:hint="eastAsia"/>
          <w:sz w:val="22"/>
          <w:szCs w:val="22"/>
        </w:rPr>
        <w:t>n</w:t>
      </w:r>
      <w:r>
        <w:rPr>
          <w:rFonts w:ascii="Times New Roman" w:hAnsi="Times New Roman" w:cs="Times New Roman" w:hint="eastAsia"/>
          <w:sz w:val="22"/>
          <w:szCs w:val="22"/>
        </w:rPr>
        <w:t>gagements</w:t>
      </w:r>
      <w:r w:rsidRPr="00D74A2B">
        <w:rPr>
          <w:rFonts w:ascii="Times New Roman" w:hAnsi="Times New Roman" w:cs="Times New Roman"/>
          <w:sz w:val="22"/>
          <w:szCs w:val="22"/>
        </w:rPr>
        <w:t xml:space="preserve"> are often discretionary and aspirational</w:t>
      </w:r>
      <w:r w:rsidR="00C13147">
        <w:rPr>
          <w:rFonts w:ascii="Times New Roman" w:hAnsi="Times New Roman" w:cs="Times New Roman" w:hint="eastAsia"/>
          <w:sz w:val="22"/>
          <w:szCs w:val="22"/>
        </w:rPr>
        <w:t xml:space="preserve"> </w:t>
      </w:r>
      <w:r w:rsidR="00097787" w:rsidRPr="00097787">
        <w:rPr>
          <w:rFonts w:ascii="Times New Roman" w:hAnsi="Times New Roman" w:cs="Times New Roman"/>
          <w:sz w:val="22"/>
          <w:szCs w:val="22"/>
        </w:rPr>
        <w:t>(Bénabou &amp; Tirole, 2010</w:t>
      </w:r>
      <w:r w:rsidR="00097787">
        <w:rPr>
          <w:rFonts w:ascii="Times New Roman" w:hAnsi="Times New Roman" w:cs="Times New Roman" w:hint="eastAsia"/>
          <w:sz w:val="22"/>
          <w:szCs w:val="22"/>
        </w:rPr>
        <w:t>; Bansal &amp; Roth, 2020</w:t>
      </w:r>
      <w:r w:rsidR="00097787" w:rsidRPr="00097787">
        <w:rPr>
          <w:rFonts w:ascii="Times New Roman" w:hAnsi="Times New Roman" w:cs="Times New Roman"/>
          <w:sz w:val="22"/>
          <w:szCs w:val="22"/>
        </w:rPr>
        <w:t>)</w:t>
      </w:r>
      <w:r w:rsidRPr="00D74A2B">
        <w:rPr>
          <w:rFonts w:ascii="Times New Roman" w:hAnsi="Times New Roman" w:cs="Times New Roman"/>
          <w:sz w:val="22"/>
          <w:szCs w:val="22"/>
        </w:rPr>
        <w:t>. Managers in these firms are likely to view substantive environmental</w:t>
      </w:r>
      <w:r w:rsidR="00BE360E">
        <w:rPr>
          <w:rFonts w:ascii="Times New Roman" w:hAnsi="Times New Roman" w:cs="Times New Roman" w:hint="eastAsia"/>
          <w:sz w:val="22"/>
          <w:szCs w:val="22"/>
        </w:rPr>
        <w:t xml:space="preserve"> and social</w:t>
      </w:r>
      <w:r w:rsidRPr="00D74A2B">
        <w:rPr>
          <w:rFonts w:ascii="Times New Roman" w:hAnsi="Times New Roman" w:cs="Times New Roman"/>
          <w:sz w:val="22"/>
          <w:szCs w:val="22"/>
        </w:rPr>
        <w:t xml:space="preserve"> engagement as exceeding standard expectations—a form of moral surplus. This aligns with the progress frame: they have </w:t>
      </w:r>
      <w:r w:rsidR="00FE2C56">
        <w:rPr>
          <w:rFonts w:ascii="Times New Roman" w:hAnsi="Times New Roman" w:cs="Times New Roman" w:hint="eastAsia"/>
          <w:sz w:val="22"/>
          <w:szCs w:val="22"/>
        </w:rPr>
        <w:t xml:space="preserve">addressed the </w:t>
      </w:r>
      <w:r w:rsidR="00E20B86">
        <w:rPr>
          <w:rFonts w:ascii="Times New Roman" w:hAnsi="Times New Roman" w:cs="Times New Roman" w:hint="eastAsia"/>
          <w:sz w:val="22"/>
          <w:szCs w:val="22"/>
        </w:rPr>
        <w:t>needs of</w:t>
      </w:r>
      <w:r w:rsidR="003C0202">
        <w:rPr>
          <w:rFonts w:ascii="Times New Roman" w:hAnsi="Times New Roman" w:cs="Times New Roman" w:hint="eastAsia"/>
          <w:sz w:val="22"/>
          <w:szCs w:val="22"/>
        </w:rPr>
        <w:t xml:space="preserve"> stakeholders</w:t>
      </w:r>
      <w:r w:rsidRPr="00D74A2B">
        <w:rPr>
          <w:rFonts w:ascii="Times New Roman" w:hAnsi="Times New Roman" w:cs="Times New Roman"/>
          <w:sz w:val="22"/>
          <w:szCs w:val="22"/>
        </w:rPr>
        <w:t>, creating a sense of completed moral achievement that licenses subsequent deviation in financial reporting.</w:t>
      </w:r>
    </w:p>
    <w:p w14:paraId="225BA2CF" w14:textId="71A7C647" w:rsidR="00D74A2B" w:rsidRPr="00D74A2B" w:rsidRDefault="00D74A2B" w:rsidP="00D74A2B">
      <w:pPr>
        <w:ind w:firstLine="567"/>
        <w:jc w:val="both"/>
        <w:rPr>
          <w:rFonts w:ascii="Times New Roman" w:hAnsi="Times New Roman" w:cs="Times New Roman"/>
          <w:sz w:val="22"/>
          <w:szCs w:val="22"/>
        </w:rPr>
      </w:pPr>
      <w:r w:rsidRPr="00D74A2B">
        <w:rPr>
          <w:rFonts w:ascii="Times New Roman" w:hAnsi="Times New Roman" w:cs="Times New Roman"/>
          <w:sz w:val="22"/>
          <w:szCs w:val="22"/>
        </w:rPr>
        <w:lastRenderedPageBreak/>
        <w:t xml:space="preserve">In contrast, firms in culpable industries (e.g., tobacco, fossil fuels) operate with a "legitimacy deficit" and face inherent organizational stigma (Hong &amp; Kacperczyk, 2009). For these firms, ESG engagement is not a </w:t>
      </w:r>
      <w:r w:rsidR="007E02EE">
        <w:rPr>
          <w:rFonts w:ascii="Times New Roman" w:hAnsi="Times New Roman" w:cs="Times New Roman"/>
          <w:sz w:val="22"/>
          <w:szCs w:val="22"/>
        </w:rPr>
        <w:t>“</w:t>
      </w:r>
      <w:r w:rsidR="000D6AF6">
        <w:rPr>
          <w:rFonts w:ascii="Times New Roman" w:hAnsi="Times New Roman" w:cs="Times New Roman" w:hint="eastAsia"/>
          <w:sz w:val="22"/>
          <w:szCs w:val="22"/>
        </w:rPr>
        <w:t xml:space="preserve">profits </w:t>
      </w:r>
      <w:r w:rsidR="009447D0">
        <w:rPr>
          <w:rFonts w:ascii="Times New Roman" w:hAnsi="Times New Roman" w:cs="Times New Roman" w:hint="eastAsia"/>
          <w:sz w:val="22"/>
          <w:szCs w:val="22"/>
        </w:rPr>
        <w:t>sacrific</w:t>
      </w:r>
      <w:r w:rsidR="000D6AF6">
        <w:rPr>
          <w:rFonts w:ascii="Times New Roman" w:hAnsi="Times New Roman" w:cs="Times New Roman" w:hint="eastAsia"/>
          <w:sz w:val="22"/>
          <w:szCs w:val="22"/>
        </w:rPr>
        <w:t>ing</w:t>
      </w:r>
      <w:r w:rsidR="007E02EE">
        <w:rPr>
          <w:rFonts w:ascii="Times New Roman" w:hAnsi="Times New Roman" w:cs="Times New Roman"/>
          <w:sz w:val="22"/>
          <w:szCs w:val="22"/>
        </w:rPr>
        <w:t>”</w:t>
      </w:r>
      <w:r w:rsidR="009447D0">
        <w:rPr>
          <w:rFonts w:ascii="Times New Roman" w:hAnsi="Times New Roman" w:cs="Times New Roman" w:hint="eastAsia"/>
          <w:sz w:val="22"/>
          <w:szCs w:val="22"/>
        </w:rPr>
        <w:t xml:space="preserve"> </w:t>
      </w:r>
      <w:r w:rsidR="007E02EE">
        <w:rPr>
          <w:rFonts w:ascii="Times New Roman" w:hAnsi="Times New Roman" w:cs="Times New Roman" w:hint="eastAsia"/>
          <w:sz w:val="22"/>
          <w:szCs w:val="22"/>
        </w:rPr>
        <w:t>(</w:t>
      </w:r>
      <w:r w:rsidR="007E02EE" w:rsidRPr="00097787">
        <w:rPr>
          <w:rFonts w:ascii="Times New Roman" w:hAnsi="Times New Roman" w:cs="Times New Roman"/>
          <w:sz w:val="22"/>
          <w:szCs w:val="22"/>
        </w:rPr>
        <w:t>Bénabou &amp; Tirole, 2010</w:t>
      </w:r>
      <w:r w:rsidR="007E02EE">
        <w:rPr>
          <w:rFonts w:ascii="Times New Roman" w:hAnsi="Times New Roman" w:cs="Times New Roman" w:hint="eastAsia"/>
          <w:sz w:val="22"/>
          <w:szCs w:val="22"/>
        </w:rPr>
        <w:t>)</w:t>
      </w:r>
      <w:r w:rsidRPr="00D74A2B">
        <w:rPr>
          <w:rFonts w:ascii="Times New Roman" w:hAnsi="Times New Roman" w:cs="Times New Roman"/>
          <w:sz w:val="22"/>
          <w:szCs w:val="22"/>
        </w:rPr>
        <w:t>; it is a remedial necessity to secure their license to operate. Managers in culpable industries cannot afford to view their ESG efforts as "sufficient progress" because their moral debt to society is viewed as perpetual</w:t>
      </w:r>
      <w:r w:rsidR="00BC0C6E">
        <w:rPr>
          <w:rFonts w:ascii="Times New Roman" w:hAnsi="Times New Roman" w:cs="Times New Roman" w:hint="eastAsia"/>
          <w:sz w:val="22"/>
          <w:szCs w:val="22"/>
        </w:rPr>
        <w:t xml:space="preserve"> (Ferns</w:t>
      </w:r>
      <w:r w:rsidR="00521054">
        <w:rPr>
          <w:rFonts w:ascii="Times New Roman" w:hAnsi="Times New Roman" w:cs="Times New Roman" w:hint="eastAsia"/>
          <w:sz w:val="22"/>
          <w:szCs w:val="22"/>
        </w:rPr>
        <w:t xml:space="preserve"> et al.</w:t>
      </w:r>
      <w:r w:rsidR="00BC0C6E">
        <w:rPr>
          <w:rFonts w:ascii="Times New Roman" w:hAnsi="Times New Roman" w:cs="Times New Roman" w:hint="eastAsia"/>
          <w:sz w:val="22"/>
          <w:szCs w:val="22"/>
        </w:rPr>
        <w:t>, 2022)</w:t>
      </w:r>
      <w:r w:rsidRPr="00D74A2B">
        <w:rPr>
          <w:rFonts w:ascii="Times New Roman" w:hAnsi="Times New Roman" w:cs="Times New Roman"/>
          <w:sz w:val="22"/>
          <w:szCs w:val="22"/>
        </w:rPr>
        <w:t xml:space="preserve">. Instead, they are forced to construe these efforts as a long-term commitment to demonstrating that they are </w:t>
      </w:r>
      <w:r w:rsidR="00105943">
        <w:rPr>
          <w:rFonts w:ascii="Times New Roman" w:hAnsi="Times New Roman" w:cs="Times New Roman"/>
          <w:sz w:val="22"/>
          <w:szCs w:val="22"/>
        </w:rPr>
        <w:t>complying with</w:t>
      </w:r>
      <w:r w:rsidR="00521054">
        <w:rPr>
          <w:rFonts w:ascii="Times New Roman" w:hAnsi="Times New Roman" w:cs="Times New Roman" w:hint="eastAsia"/>
          <w:sz w:val="22"/>
          <w:szCs w:val="22"/>
        </w:rPr>
        <w:t xml:space="preserve"> </w:t>
      </w:r>
      <w:r w:rsidR="00105943">
        <w:rPr>
          <w:rFonts w:ascii="Times New Roman" w:hAnsi="Times New Roman" w:cs="Times New Roman" w:hint="eastAsia"/>
          <w:sz w:val="22"/>
          <w:szCs w:val="22"/>
        </w:rPr>
        <w:t>scrutiny</w:t>
      </w:r>
      <w:r w:rsidRPr="00D74A2B">
        <w:rPr>
          <w:rFonts w:ascii="Times New Roman" w:hAnsi="Times New Roman" w:cs="Times New Roman"/>
          <w:sz w:val="22"/>
          <w:szCs w:val="22"/>
        </w:rPr>
        <w:t xml:space="preserve"> and aligning with societal values</w:t>
      </w:r>
      <w:r w:rsidR="00C52793">
        <w:rPr>
          <w:rFonts w:ascii="Times New Roman" w:hAnsi="Times New Roman" w:cs="Times New Roman" w:hint="eastAsia"/>
          <w:sz w:val="22"/>
          <w:szCs w:val="22"/>
        </w:rPr>
        <w:t xml:space="preserve"> (</w:t>
      </w:r>
      <w:r w:rsidR="007C4DCA">
        <w:rPr>
          <w:rFonts w:ascii="Times New Roman" w:hAnsi="Times New Roman" w:cs="Times New Roman" w:hint="eastAsia"/>
          <w:sz w:val="22"/>
          <w:szCs w:val="22"/>
        </w:rPr>
        <w:t>Durand et al., 2020</w:t>
      </w:r>
      <w:r w:rsidR="00C52793">
        <w:rPr>
          <w:rFonts w:ascii="Times New Roman" w:hAnsi="Times New Roman" w:cs="Times New Roman" w:hint="eastAsia"/>
          <w:sz w:val="22"/>
          <w:szCs w:val="22"/>
        </w:rPr>
        <w:t>)</w:t>
      </w:r>
      <w:r w:rsidRPr="00D74A2B">
        <w:rPr>
          <w:rFonts w:ascii="Times New Roman" w:hAnsi="Times New Roman" w:cs="Times New Roman"/>
          <w:sz w:val="22"/>
          <w:szCs w:val="22"/>
        </w:rPr>
        <w:t>.</w:t>
      </w:r>
    </w:p>
    <w:p w14:paraId="7863D7E7" w14:textId="212E6D32" w:rsidR="002E3953" w:rsidRPr="002E3953" w:rsidRDefault="00D74A2B" w:rsidP="0001218A">
      <w:pPr>
        <w:ind w:firstLine="567"/>
        <w:jc w:val="both"/>
        <w:rPr>
          <w:rFonts w:ascii="Times New Roman" w:hAnsi="Times New Roman" w:cs="Times New Roman"/>
          <w:sz w:val="22"/>
          <w:szCs w:val="22"/>
        </w:rPr>
      </w:pPr>
      <w:r w:rsidRPr="00D74A2B">
        <w:rPr>
          <w:rFonts w:ascii="Times New Roman" w:hAnsi="Times New Roman" w:cs="Times New Roman"/>
          <w:sz w:val="22"/>
          <w:szCs w:val="22"/>
        </w:rPr>
        <w:t>When ESG is framed as a necessary and ongoing commitment to identity repair, it does not generate the tradable</w:t>
      </w:r>
      <w:r w:rsidR="00D61879">
        <w:rPr>
          <w:rFonts w:ascii="Times New Roman" w:hAnsi="Times New Roman" w:cs="Times New Roman" w:hint="eastAsia"/>
          <w:sz w:val="22"/>
          <w:szCs w:val="22"/>
        </w:rPr>
        <w:t xml:space="preserve"> moral</w:t>
      </w:r>
      <w:r w:rsidRPr="00D74A2B">
        <w:rPr>
          <w:rFonts w:ascii="Times New Roman" w:hAnsi="Times New Roman" w:cs="Times New Roman"/>
          <w:sz w:val="22"/>
          <w:szCs w:val="22"/>
        </w:rPr>
        <w:t xml:space="preserve"> credits required for licensing. As Merritt et al. (2010, p. 347) note, "framing the initial behavior as evidence of commitment... makes one more likely to behave in line with that self-image." Therefore, the commitment framing induced by the existential pressures of industry culpability blocks the licensing mechanism that would otherwise occur.</w:t>
      </w:r>
    </w:p>
    <w:bookmarkEnd w:id="263"/>
    <w:p w14:paraId="774DE0A2" w14:textId="6A2F2281" w:rsidR="00447190" w:rsidRPr="00A40B7C" w:rsidRDefault="00447190" w:rsidP="00447190">
      <w:pPr>
        <w:jc w:val="both"/>
        <w:rPr>
          <w:rFonts w:ascii="Times New Roman" w:hAnsi="Times New Roman" w:cs="Times New Roman"/>
          <w:i/>
          <w:sz w:val="22"/>
          <w:szCs w:val="22"/>
        </w:rPr>
      </w:pPr>
      <w:r w:rsidRPr="00A40B7C">
        <w:rPr>
          <w:rFonts w:ascii="Times New Roman" w:hAnsi="Times New Roman" w:cs="Times New Roman"/>
          <w:i/>
          <w:sz w:val="22"/>
          <w:szCs w:val="22"/>
        </w:rPr>
        <w:t>Hypothesis 2</w:t>
      </w:r>
      <w:r w:rsidR="00A71938" w:rsidRPr="00A40B7C">
        <w:rPr>
          <w:rFonts w:ascii="Times New Roman" w:hAnsi="Times New Roman" w:cs="Times New Roman"/>
          <w:i/>
          <w:sz w:val="22"/>
          <w:szCs w:val="22"/>
        </w:rPr>
        <w:t>.</w:t>
      </w:r>
      <w:r w:rsidRPr="00A40B7C">
        <w:rPr>
          <w:rFonts w:ascii="Times New Roman" w:hAnsi="Times New Roman" w:cs="Times New Roman"/>
          <w:i/>
          <w:sz w:val="22"/>
          <w:szCs w:val="22"/>
        </w:rPr>
        <w:t xml:space="preserve"> </w:t>
      </w:r>
      <w:r w:rsidR="00791B79" w:rsidRPr="00A40B7C">
        <w:rPr>
          <w:rFonts w:ascii="Times New Roman" w:hAnsi="Times New Roman" w:cs="Times New Roman"/>
          <w:i/>
          <w:sz w:val="22"/>
          <w:szCs w:val="22"/>
        </w:rPr>
        <w:t>The positive relationship between a firm’s substantive ESG efforts and its degree of discretional earnings management</w:t>
      </w:r>
      <w:r w:rsidR="00791B79" w:rsidRPr="00A40B7C" w:rsidDel="00791B79">
        <w:rPr>
          <w:rFonts w:ascii="Times New Roman" w:hAnsi="Times New Roman" w:cs="Times New Roman"/>
          <w:i/>
          <w:sz w:val="22"/>
          <w:szCs w:val="22"/>
        </w:rPr>
        <w:t xml:space="preserve"> </w:t>
      </w:r>
      <w:r w:rsidR="00791B79" w:rsidRPr="00A40B7C">
        <w:rPr>
          <w:rFonts w:ascii="Times New Roman" w:hAnsi="Times New Roman" w:cs="Times New Roman"/>
          <w:i/>
          <w:sz w:val="22"/>
          <w:szCs w:val="22"/>
        </w:rPr>
        <w:t xml:space="preserve">is weakened </w:t>
      </w:r>
      <w:r w:rsidR="0053515F" w:rsidRPr="0053515F">
        <w:rPr>
          <w:rFonts w:ascii="Times New Roman" w:hAnsi="Times New Roman" w:cs="Times New Roman"/>
          <w:i/>
          <w:sz w:val="22"/>
          <w:szCs w:val="22"/>
        </w:rPr>
        <w:t xml:space="preserve">when the firm </w:t>
      </w:r>
      <w:r w:rsidR="003F01DB">
        <w:rPr>
          <w:rFonts w:ascii="Times New Roman" w:hAnsi="Times New Roman" w:cs="Times New Roman" w:hint="eastAsia"/>
          <w:i/>
          <w:sz w:val="22"/>
          <w:szCs w:val="22"/>
        </w:rPr>
        <w:t xml:space="preserve">operates in </w:t>
      </w:r>
      <w:r w:rsidR="0053515F" w:rsidRPr="0053515F">
        <w:rPr>
          <w:rFonts w:ascii="Times New Roman" w:hAnsi="Times New Roman" w:cs="Times New Roman"/>
          <w:i/>
          <w:sz w:val="22"/>
          <w:szCs w:val="22"/>
        </w:rPr>
        <w:t>a culpable industry</w:t>
      </w:r>
      <w:r w:rsidRPr="00A40B7C">
        <w:rPr>
          <w:rFonts w:ascii="Times New Roman" w:hAnsi="Times New Roman" w:cs="Times New Roman"/>
          <w:i/>
          <w:sz w:val="22"/>
          <w:szCs w:val="22"/>
        </w:rPr>
        <w:t>.</w:t>
      </w:r>
    </w:p>
    <w:p w14:paraId="41863C9D" w14:textId="04AFC922" w:rsidR="00FB32FA" w:rsidRPr="000D18C5" w:rsidRDefault="00447190" w:rsidP="000D18C5">
      <w:pPr>
        <w:ind w:firstLine="567"/>
        <w:jc w:val="both"/>
        <w:rPr>
          <w:rFonts w:ascii="Times New Roman" w:hAnsi="Times New Roman" w:cs="Times New Roman"/>
          <w:sz w:val="22"/>
          <w:szCs w:val="22"/>
        </w:rPr>
      </w:pPr>
      <w:r w:rsidRPr="00A40B7C">
        <w:rPr>
          <w:rFonts w:ascii="Times New Roman" w:hAnsi="Times New Roman" w:cs="Times New Roman"/>
          <w:sz w:val="22"/>
          <w:szCs w:val="22"/>
        </w:rPr>
        <w:t xml:space="preserve"> </w:t>
      </w:r>
      <w:bookmarkEnd w:id="264"/>
    </w:p>
    <w:p w14:paraId="0387CE6F" w14:textId="403B60E6" w:rsidR="00384924" w:rsidRPr="00A40B7C" w:rsidRDefault="00163E54" w:rsidP="00FE5A5B">
      <w:pPr>
        <w:jc w:val="center"/>
        <w:rPr>
          <w:rFonts w:ascii="Times New Roman" w:hAnsi="Times New Roman" w:cs="Times New Roman"/>
          <w:b/>
          <w:sz w:val="22"/>
          <w:szCs w:val="22"/>
        </w:rPr>
      </w:pPr>
      <w:r w:rsidRPr="00A40B7C">
        <w:rPr>
          <w:rFonts w:ascii="Times New Roman" w:hAnsi="Times New Roman" w:cs="Times New Roman" w:hint="eastAsia"/>
          <w:b/>
          <w:sz w:val="22"/>
          <w:szCs w:val="22"/>
        </w:rPr>
        <w:t>METHODS</w:t>
      </w:r>
    </w:p>
    <w:p w14:paraId="0F58FFD9" w14:textId="00C6DA7D" w:rsidR="00C73653" w:rsidRPr="00A40B7C" w:rsidRDefault="00C73653" w:rsidP="00447190">
      <w:pPr>
        <w:jc w:val="both"/>
        <w:rPr>
          <w:rFonts w:ascii="Times New Roman" w:hAnsi="Times New Roman" w:cs="Times New Roman"/>
          <w:b/>
          <w:sz w:val="22"/>
          <w:szCs w:val="22"/>
        </w:rPr>
      </w:pPr>
      <w:r w:rsidRPr="00A40B7C">
        <w:rPr>
          <w:rFonts w:ascii="Times New Roman" w:hAnsi="Times New Roman" w:cs="Times New Roman" w:hint="eastAsia"/>
          <w:b/>
          <w:sz w:val="22"/>
          <w:szCs w:val="22"/>
        </w:rPr>
        <w:t>Sample</w:t>
      </w:r>
    </w:p>
    <w:p w14:paraId="6A03B302" w14:textId="33C1A14A" w:rsidR="0032034A" w:rsidRPr="0032034A" w:rsidRDefault="0032034A" w:rsidP="0032034A">
      <w:pPr>
        <w:ind w:firstLineChars="200" w:firstLine="440"/>
        <w:jc w:val="both"/>
        <w:rPr>
          <w:rFonts w:ascii="Times New Roman" w:hAnsi="Times New Roman" w:cs="Times New Roman"/>
          <w:sz w:val="22"/>
          <w:szCs w:val="22"/>
        </w:rPr>
      </w:pPr>
      <w:r w:rsidRPr="0032034A">
        <w:rPr>
          <w:rFonts w:ascii="Times New Roman" w:hAnsi="Times New Roman" w:cs="Times New Roman"/>
          <w:sz w:val="22"/>
          <w:szCs w:val="22"/>
        </w:rPr>
        <w:t>Our initial sample comprises publicly traded U.S. firms covered by the Refinitiv (formerly Thomson Reuters ASSET4) database from 200</w:t>
      </w:r>
      <w:r w:rsidR="00D153ED">
        <w:rPr>
          <w:rFonts w:ascii="Times New Roman" w:hAnsi="Times New Roman" w:cs="Times New Roman" w:hint="eastAsia"/>
          <w:sz w:val="22"/>
          <w:szCs w:val="22"/>
        </w:rPr>
        <w:t>0</w:t>
      </w:r>
      <w:r w:rsidRPr="0032034A">
        <w:rPr>
          <w:rFonts w:ascii="Times New Roman" w:hAnsi="Times New Roman" w:cs="Times New Roman"/>
          <w:sz w:val="22"/>
          <w:szCs w:val="22"/>
        </w:rPr>
        <w:t xml:space="preserve"> to 2022. </w:t>
      </w:r>
      <w:r w:rsidR="00FE1685" w:rsidRPr="00FE1685">
        <w:rPr>
          <w:rFonts w:ascii="Times New Roman" w:hAnsi="Times New Roman" w:cs="Times New Roman"/>
          <w:sz w:val="22"/>
          <w:szCs w:val="22"/>
        </w:rPr>
        <w:t>While prior research has frequently utilized the KLD (MSCI) dataset</w:t>
      </w:r>
      <w:r w:rsidR="002A3A6C">
        <w:rPr>
          <w:rFonts w:ascii="Times New Roman" w:hAnsi="Times New Roman" w:cs="Times New Roman" w:hint="eastAsia"/>
          <w:sz w:val="22"/>
          <w:szCs w:val="22"/>
        </w:rPr>
        <w:t xml:space="preserve"> (Flammer et al, </w:t>
      </w:r>
      <w:r w:rsidR="00CB7637">
        <w:rPr>
          <w:rFonts w:ascii="Times New Roman" w:hAnsi="Times New Roman" w:cs="Times New Roman" w:hint="eastAsia"/>
          <w:sz w:val="22"/>
          <w:szCs w:val="22"/>
        </w:rPr>
        <w:t>2019</w:t>
      </w:r>
      <w:r w:rsidR="002A3A6C">
        <w:rPr>
          <w:rFonts w:ascii="Times New Roman" w:hAnsi="Times New Roman" w:cs="Times New Roman" w:hint="eastAsia"/>
          <w:sz w:val="22"/>
          <w:szCs w:val="22"/>
        </w:rPr>
        <w:t>)</w:t>
      </w:r>
      <w:r w:rsidR="00FE1685" w:rsidRPr="00FE1685">
        <w:rPr>
          <w:rFonts w:ascii="Times New Roman" w:hAnsi="Times New Roman" w:cs="Times New Roman"/>
          <w:sz w:val="22"/>
          <w:szCs w:val="22"/>
        </w:rPr>
        <w:t xml:space="preserve">, we employ Refinitiv Asset4 for reasons specific to </w:t>
      </w:r>
      <w:r w:rsidR="00AC09EF">
        <w:rPr>
          <w:rFonts w:ascii="Times New Roman" w:hAnsi="Times New Roman" w:cs="Times New Roman" w:hint="eastAsia"/>
          <w:sz w:val="22"/>
          <w:szCs w:val="22"/>
        </w:rPr>
        <w:t xml:space="preserve">capture the </w:t>
      </w:r>
      <w:r w:rsidR="00E12291">
        <w:rPr>
          <w:rFonts w:ascii="Times New Roman" w:hAnsi="Times New Roman" w:cs="Times New Roman" w:hint="eastAsia"/>
          <w:sz w:val="22"/>
          <w:szCs w:val="22"/>
        </w:rPr>
        <w:t>comparability of substantive ESG engagements between firms</w:t>
      </w:r>
      <w:r w:rsidR="00FE1685" w:rsidRPr="00FE1685">
        <w:rPr>
          <w:rFonts w:ascii="Times New Roman" w:hAnsi="Times New Roman" w:cs="Times New Roman"/>
          <w:sz w:val="22"/>
          <w:szCs w:val="22"/>
        </w:rPr>
        <w:t>. First, KLD relies on a binary strength</w:t>
      </w:r>
      <w:r w:rsidR="00363DD3">
        <w:rPr>
          <w:rFonts w:ascii="Times New Roman" w:hAnsi="Times New Roman" w:cs="Times New Roman" w:hint="eastAsia"/>
          <w:sz w:val="22"/>
          <w:szCs w:val="22"/>
        </w:rPr>
        <w:t xml:space="preserve"> or </w:t>
      </w:r>
      <w:r w:rsidR="00FE1685" w:rsidRPr="00FE1685">
        <w:rPr>
          <w:rFonts w:ascii="Times New Roman" w:hAnsi="Times New Roman" w:cs="Times New Roman"/>
          <w:sz w:val="22"/>
          <w:szCs w:val="22"/>
        </w:rPr>
        <w:t>concern count, which captures the existence of policies</w:t>
      </w:r>
      <w:r w:rsidR="00363DD3">
        <w:rPr>
          <w:rFonts w:ascii="Times New Roman" w:hAnsi="Times New Roman" w:cs="Times New Roman" w:hint="eastAsia"/>
          <w:sz w:val="22"/>
          <w:szCs w:val="22"/>
        </w:rPr>
        <w:t xml:space="preserve"> or practices</w:t>
      </w:r>
      <w:r w:rsidR="00FE1685" w:rsidRPr="00FE1685">
        <w:rPr>
          <w:rFonts w:ascii="Times New Roman" w:hAnsi="Times New Roman" w:cs="Times New Roman"/>
          <w:sz w:val="22"/>
          <w:szCs w:val="22"/>
        </w:rPr>
        <w:t xml:space="preserve"> rather than </w:t>
      </w:r>
      <w:r w:rsidR="0066068A">
        <w:rPr>
          <w:rFonts w:ascii="Times New Roman" w:hAnsi="Times New Roman" w:cs="Times New Roman" w:hint="eastAsia"/>
          <w:sz w:val="22"/>
          <w:szCs w:val="22"/>
        </w:rPr>
        <w:t>overall engagements</w:t>
      </w:r>
      <w:r w:rsidR="00FE1685" w:rsidRPr="00FE1685">
        <w:rPr>
          <w:rFonts w:ascii="Times New Roman" w:hAnsi="Times New Roman" w:cs="Times New Roman"/>
          <w:sz w:val="22"/>
          <w:szCs w:val="22"/>
        </w:rPr>
        <w:t xml:space="preserve">. In contrast, Refinitiv aggregates over </w:t>
      </w:r>
      <w:r w:rsidR="00FE1685">
        <w:rPr>
          <w:rFonts w:ascii="Times New Roman" w:hAnsi="Times New Roman" w:cs="Times New Roman" w:hint="eastAsia"/>
          <w:sz w:val="22"/>
          <w:szCs w:val="22"/>
        </w:rPr>
        <w:t>600</w:t>
      </w:r>
      <w:r w:rsidR="00FE1685" w:rsidRPr="00FE1685">
        <w:rPr>
          <w:rFonts w:ascii="Times New Roman" w:hAnsi="Times New Roman" w:cs="Times New Roman"/>
          <w:sz w:val="22"/>
          <w:szCs w:val="22"/>
        </w:rPr>
        <w:t xml:space="preserve"> objective data points derived from public disclosures (e.g., specific emission reduction expenditures, green supply chain investments) into continuous scores</w:t>
      </w:r>
      <w:r w:rsidR="002A3A6C">
        <w:rPr>
          <w:rStyle w:val="af6"/>
          <w:rFonts w:ascii="Times New Roman" w:hAnsi="Times New Roman" w:cs="Times New Roman"/>
          <w:sz w:val="22"/>
          <w:szCs w:val="22"/>
        </w:rPr>
        <w:footnoteReference w:id="5"/>
      </w:r>
      <w:r w:rsidR="00FE1685" w:rsidRPr="00FE1685">
        <w:rPr>
          <w:rFonts w:ascii="Times New Roman" w:hAnsi="Times New Roman" w:cs="Times New Roman"/>
          <w:sz w:val="22"/>
          <w:szCs w:val="22"/>
        </w:rPr>
        <w:t xml:space="preserve">. This granularity is critical for our </w:t>
      </w:r>
      <w:r w:rsidR="00FE1685" w:rsidRPr="00FE1685">
        <w:rPr>
          <w:rFonts w:ascii="Times New Roman" w:hAnsi="Times New Roman" w:cs="Times New Roman"/>
          <w:sz w:val="22"/>
          <w:szCs w:val="22"/>
        </w:rPr>
        <w:lastRenderedPageBreak/>
        <w:t xml:space="preserve">study because moral licensing is driven by the substantive cost and resource commitment of the good deed (Merritt et al., 2010), which is better proxied by an </w:t>
      </w:r>
      <w:r w:rsidR="00554325">
        <w:rPr>
          <w:rFonts w:ascii="Times New Roman" w:hAnsi="Times New Roman" w:cs="Times New Roman" w:hint="eastAsia"/>
          <w:sz w:val="22"/>
          <w:szCs w:val="22"/>
        </w:rPr>
        <w:t>comprehensive</w:t>
      </w:r>
      <w:r w:rsidR="00FE1685" w:rsidRPr="00FE1685">
        <w:rPr>
          <w:rFonts w:ascii="Times New Roman" w:hAnsi="Times New Roman" w:cs="Times New Roman"/>
          <w:sz w:val="22"/>
          <w:szCs w:val="22"/>
        </w:rPr>
        <w:t xml:space="preserve"> measure</w:t>
      </w:r>
      <w:bookmarkStart w:id="265" w:name="OLE_LINK6"/>
      <w:r w:rsidRPr="0032034A">
        <w:rPr>
          <w:rFonts w:ascii="Times New Roman" w:hAnsi="Times New Roman" w:cs="Times New Roman"/>
          <w:sz w:val="22"/>
          <w:szCs w:val="22"/>
        </w:rPr>
        <w:t xml:space="preserve"> </w:t>
      </w:r>
      <w:r w:rsidR="00906AFA">
        <w:rPr>
          <w:rFonts w:ascii="Times New Roman" w:hAnsi="Times New Roman" w:cs="Times New Roman" w:hint="eastAsia"/>
          <w:sz w:val="22"/>
          <w:szCs w:val="22"/>
        </w:rPr>
        <w:t>(</w:t>
      </w:r>
      <w:r w:rsidR="00BE7751">
        <w:rPr>
          <w:rFonts w:ascii="Times New Roman" w:hAnsi="Times New Roman" w:cs="Times New Roman" w:hint="eastAsia"/>
          <w:sz w:val="22"/>
          <w:szCs w:val="22"/>
        </w:rPr>
        <w:t>Hawn &amp; Ioannou, 2016</w:t>
      </w:r>
      <w:r w:rsidR="00906AFA">
        <w:rPr>
          <w:rFonts w:ascii="Times New Roman" w:hAnsi="Times New Roman" w:cs="Times New Roman" w:hint="eastAsia"/>
          <w:sz w:val="22"/>
          <w:szCs w:val="22"/>
        </w:rPr>
        <w:t>)</w:t>
      </w:r>
      <w:bookmarkEnd w:id="265"/>
      <w:r w:rsidRPr="0032034A">
        <w:rPr>
          <w:rFonts w:ascii="Times New Roman" w:hAnsi="Times New Roman" w:cs="Times New Roman"/>
          <w:sz w:val="22"/>
          <w:szCs w:val="22"/>
        </w:rPr>
        <w:t>.</w:t>
      </w:r>
    </w:p>
    <w:p w14:paraId="0E4A8A91" w14:textId="41F607B9" w:rsidR="0032034A" w:rsidRPr="00A40B7C" w:rsidRDefault="0032034A" w:rsidP="0032034A">
      <w:pPr>
        <w:ind w:firstLineChars="200" w:firstLine="440"/>
        <w:jc w:val="both"/>
        <w:rPr>
          <w:rFonts w:ascii="Times New Roman" w:hAnsi="Times New Roman" w:cs="Times New Roman"/>
          <w:sz w:val="22"/>
          <w:szCs w:val="22"/>
        </w:rPr>
      </w:pPr>
      <w:r w:rsidRPr="0032034A">
        <w:rPr>
          <w:rFonts w:ascii="Times New Roman" w:hAnsi="Times New Roman" w:cs="Times New Roman"/>
          <w:sz w:val="22"/>
          <w:szCs w:val="22"/>
        </w:rPr>
        <w:t>We merge the ESG data with financial data</w:t>
      </w:r>
      <w:r w:rsidR="006D5B0D">
        <w:rPr>
          <w:rFonts w:ascii="Times New Roman" w:hAnsi="Times New Roman" w:cs="Times New Roman" w:hint="eastAsia"/>
          <w:sz w:val="22"/>
          <w:szCs w:val="22"/>
        </w:rPr>
        <w:t xml:space="preserve"> for all US publicly traded firms</w:t>
      </w:r>
      <w:r w:rsidRPr="0032034A">
        <w:rPr>
          <w:rFonts w:ascii="Times New Roman" w:hAnsi="Times New Roman" w:cs="Times New Roman"/>
          <w:sz w:val="22"/>
          <w:szCs w:val="22"/>
        </w:rPr>
        <w:t xml:space="preserve"> from Compustat and executive characteristics data from ExecuComp. Following standard practice in earnings management literature</w:t>
      </w:r>
      <w:r w:rsidR="00EC6463">
        <w:rPr>
          <w:rFonts w:ascii="Times New Roman" w:hAnsi="Times New Roman" w:cs="Times New Roman" w:hint="eastAsia"/>
          <w:sz w:val="22"/>
          <w:szCs w:val="22"/>
        </w:rPr>
        <w:t xml:space="preserve"> (</w:t>
      </w:r>
      <w:r w:rsidR="00832D28">
        <w:rPr>
          <w:rFonts w:ascii="Times New Roman" w:hAnsi="Times New Roman" w:cs="Times New Roman" w:hint="eastAsia"/>
          <w:sz w:val="22"/>
          <w:szCs w:val="22"/>
        </w:rPr>
        <w:t xml:space="preserve">Yu, 2008; </w:t>
      </w:r>
      <w:r w:rsidR="00EC6463">
        <w:rPr>
          <w:rFonts w:ascii="Times New Roman" w:hAnsi="Times New Roman" w:cs="Times New Roman" w:hint="eastAsia"/>
          <w:sz w:val="22"/>
          <w:szCs w:val="22"/>
        </w:rPr>
        <w:t xml:space="preserve">Larson et al., </w:t>
      </w:r>
      <w:r w:rsidR="00832D28">
        <w:rPr>
          <w:rFonts w:ascii="Times New Roman" w:hAnsi="Times New Roman" w:cs="Times New Roman" w:hint="eastAsia"/>
          <w:sz w:val="22"/>
          <w:szCs w:val="22"/>
        </w:rPr>
        <w:t>2018</w:t>
      </w:r>
      <w:r w:rsidR="00EC6463">
        <w:rPr>
          <w:rFonts w:ascii="Times New Roman" w:hAnsi="Times New Roman" w:cs="Times New Roman" w:hint="eastAsia"/>
          <w:sz w:val="22"/>
          <w:szCs w:val="22"/>
        </w:rPr>
        <w:t>)</w:t>
      </w:r>
      <w:r w:rsidRPr="0032034A">
        <w:rPr>
          <w:rFonts w:ascii="Times New Roman" w:hAnsi="Times New Roman" w:cs="Times New Roman"/>
          <w:sz w:val="22"/>
          <w:szCs w:val="22"/>
        </w:rPr>
        <w:t>, we exclude firms in the financial (SIC codes 6000–6999) and regulated utility (SIC codes 4900–4999) sectors, as their accounting accrual processes differ significantly from those of industrial firms. We also require firms to have sufficient data to calculate discretionary accruals and all necessary control variables. To mitigate the influence of outliers, we winsorize all continuous financial variables at the 1st and 99th percentiles. The final unbalanced panel consists of 10,472 firm-year observations</w:t>
      </w:r>
      <w:r w:rsidR="006D5B0D">
        <w:rPr>
          <w:rFonts w:ascii="Times New Roman" w:hAnsi="Times New Roman" w:cs="Times New Roman" w:hint="eastAsia"/>
          <w:sz w:val="22"/>
          <w:szCs w:val="22"/>
        </w:rPr>
        <w:t xml:space="preserve"> spanning from 2000 to 2022</w:t>
      </w:r>
      <w:r w:rsidRPr="0032034A">
        <w:rPr>
          <w:rFonts w:ascii="Times New Roman" w:hAnsi="Times New Roman" w:cs="Times New Roman"/>
          <w:sz w:val="22"/>
          <w:szCs w:val="22"/>
        </w:rPr>
        <w:t>.</w:t>
      </w:r>
    </w:p>
    <w:p w14:paraId="7E72A3E7" w14:textId="5A76C12F" w:rsidR="005506C5" w:rsidRPr="00A40B7C" w:rsidRDefault="00F2663E" w:rsidP="00447190">
      <w:pPr>
        <w:jc w:val="both"/>
        <w:rPr>
          <w:rFonts w:ascii="Times New Roman" w:hAnsi="Times New Roman" w:cs="Times New Roman"/>
          <w:b/>
          <w:sz w:val="22"/>
          <w:szCs w:val="22"/>
        </w:rPr>
      </w:pPr>
      <w:r w:rsidRPr="00A40B7C">
        <w:rPr>
          <w:rFonts w:ascii="Times New Roman" w:hAnsi="Times New Roman" w:cs="Times New Roman" w:hint="eastAsia"/>
          <w:b/>
          <w:sz w:val="22"/>
          <w:szCs w:val="22"/>
        </w:rPr>
        <w:t>Dependent Variable</w:t>
      </w:r>
    </w:p>
    <w:p w14:paraId="7FDF8604" w14:textId="6299F4B6" w:rsidR="0074042D" w:rsidRPr="00A40B7C" w:rsidRDefault="00D749E5" w:rsidP="0074042D">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t>Our dependent variable,</w:t>
      </w:r>
      <w:r w:rsidR="00605531" w:rsidRPr="00A40B7C">
        <w:rPr>
          <w:rFonts w:ascii="Times New Roman" w:hAnsi="Times New Roman" w:cs="Times New Roman" w:hint="eastAsia"/>
          <w:sz w:val="22"/>
          <w:szCs w:val="22"/>
        </w:rPr>
        <w:t xml:space="preserve"> </w:t>
      </w:r>
      <w:r w:rsidR="0059127F" w:rsidRPr="00A40B7C">
        <w:rPr>
          <w:rFonts w:ascii="Times New Roman" w:hAnsi="Times New Roman" w:cs="Times New Roman"/>
          <w:i/>
          <w:sz w:val="22"/>
          <w:szCs w:val="22"/>
        </w:rPr>
        <w:t>discretionary accruals</w:t>
      </w:r>
      <w:r w:rsidRPr="00A40B7C">
        <w:rPr>
          <w:rFonts w:ascii="Times New Roman" w:hAnsi="Times New Roman" w:cs="Times New Roman" w:hint="eastAsia"/>
          <w:sz w:val="22"/>
          <w:szCs w:val="22"/>
        </w:rPr>
        <w:t>,</w:t>
      </w:r>
      <w:r w:rsidR="00605531" w:rsidRPr="00A40B7C">
        <w:rPr>
          <w:rFonts w:ascii="Times New Roman" w:hAnsi="Times New Roman" w:cs="Times New Roman" w:hint="eastAsia"/>
          <w:sz w:val="22"/>
          <w:szCs w:val="22"/>
        </w:rPr>
        <w:t xml:space="preserve"> </w:t>
      </w:r>
      <w:r w:rsidR="0059127F" w:rsidRPr="00A40B7C">
        <w:rPr>
          <w:rFonts w:ascii="Times New Roman" w:hAnsi="Times New Roman" w:cs="Times New Roman" w:hint="eastAsia"/>
          <w:sz w:val="22"/>
          <w:szCs w:val="22"/>
        </w:rPr>
        <w:t>is</w:t>
      </w:r>
      <w:r w:rsidR="00CD07AE" w:rsidRPr="00A40B7C">
        <w:rPr>
          <w:rFonts w:ascii="Times New Roman" w:hAnsi="Times New Roman" w:cs="Times New Roman" w:hint="eastAsia"/>
          <w:sz w:val="22"/>
          <w:szCs w:val="22"/>
        </w:rPr>
        <w:t xml:space="preserve"> </w:t>
      </w:r>
      <w:r w:rsidR="00A76300" w:rsidRPr="00A40B7C">
        <w:rPr>
          <w:rFonts w:ascii="Times New Roman" w:hAnsi="Times New Roman" w:cs="Times New Roman" w:hint="eastAsia"/>
          <w:sz w:val="22"/>
          <w:szCs w:val="22"/>
        </w:rPr>
        <w:t>a well</w:t>
      </w:r>
      <w:r w:rsidR="00F4794A" w:rsidRPr="00A40B7C">
        <w:rPr>
          <w:rFonts w:ascii="Times New Roman" w:hAnsi="Times New Roman" w:cs="Times New Roman" w:hint="eastAsia"/>
          <w:sz w:val="22"/>
          <w:szCs w:val="22"/>
        </w:rPr>
        <w:t>-</w:t>
      </w:r>
      <w:r w:rsidR="00A76300" w:rsidRPr="00A40B7C">
        <w:rPr>
          <w:rFonts w:ascii="Times New Roman" w:hAnsi="Times New Roman" w:cs="Times New Roman" w:hint="eastAsia"/>
          <w:sz w:val="22"/>
          <w:szCs w:val="22"/>
        </w:rPr>
        <w:t xml:space="preserve">established </w:t>
      </w:r>
      <w:r w:rsidR="003D3A60" w:rsidRPr="00A40B7C">
        <w:rPr>
          <w:rFonts w:ascii="Times New Roman" w:hAnsi="Times New Roman" w:cs="Times New Roman" w:hint="eastAsia"/>
          <w:sz w:val="22"/>
          <w:szCs w:val="22"/>
        </w:rPr>
        <w:t xml:space="preserve">proxy </w:t>
      </w:r>
      <w:r w:rsidR="24A322D9" w:rsidRPr="00A40B7C">
        <w:rPr>
          <w:rFonts w:ascii="Times New Roman" w:hAnsi="Times New Roman" w:cs="Times New Roman"/>
          <w:sz w:val="22"/>
          <w:szCs w:val="22"/>
        </w:rPr>
        <w:t xml:space="preserve">of earnings management </w:t>
      </w:r>
      <w:r w:rsidR="003D3A60" w:rsidRPr="00A40B7C">
        <w:rPr>
          <w:rFonts w:ascii="Times New Roman" w:hAnsi="Times New Roman" w:cs="Times New Roman" w:hint="eastAsia"/>
          <w:sz w:val="22"/>
          <w:szCs w:val="22"/>
        </w:rPr>
        <w:t xml:space="preserve">in </w:t>
      </w:r>
      <w:r w:rsidR="54EE7A00" w:rsidRPr="00A40B7C">
        <w:rPr>
          <w:rFonts w:ascii="Times New Roman" w:hAnsi="Times New Roman" w:cs="Times New Roman"/>
          <w:sz w:val="22"/>
          <w:szCs w:val="22"/>
        </w:rPr>
        <w:t>accounting</w:t>
      </w:r>
      <w:r w:rsidR="003D3A60" w:rsidRPr="00A40B7C">
        <w:rPr>
          <w:rFonts w:ascii="Times New Roman" w:hAnsi="Times New Roman" w:cs="Times New Roman" w:hint="eastAsia"/>
          <w:sz w:val="22"/>
          <w:szCs w:val="22"/>
        </w:rPr>
        <w:t xml:space="preserve"> literature </w:t>
      </w:r>
      <w:r w:rsidR="003D3A60" w:rsidRPr="00A40B7C">
        <w:rPr>
          <w:rFonts w:ascii="Times New Roman" w:hAnsi="Times New Roman" w:cs="Times New Roman"/>
          <w:sz w:val="22"/>
          <w:szCs w:val="22"/>
        </w:rPr>
        <w:t>(Dechow et al., 1995; Larson et al., 2018)</w:t>
      </w:r>
      <w:r w:rsidR="003D3A60" w:rsidRPr="00A40B7C">
        <w:rPr>
          <w:rFonts w:ascii="Times New Roman" w:hAnsi="Times New Roman" w:cs="Times New Roman" w:hint="eastAsia"/>
          <w:sz w:val="22"/>
          <w:szCs w:val="22"/>
        </w:rPr>
        <w:t>.</w:t>
      </w:r>
      <w:r w:rsidR="009E7BE7" w:rsidRPr="00A40B7C">
        <w:rPr>
          <w:rFonts w:ascii="Times New Roman" w:hAnsi="Times New Roman" w:cs="Times New Roman" w:hint="eastAsia"/>
          <w:sz w:val="22"/>
          <w:szCs w:val="22"/>
        </w:rPr>
        <w:t xml:space="preserve"> </w:t>
      </w:r>
      <w:r w:rsidR="00D5634E" w:rsidRPr="00A40B7C">
        <w:rPr>
          <w:rFonts w:ascii="Times New Roman" w:hAnsi="Times New Roman" w:cs="Times New Roman" w:hint="eastAsia"/>
          <w:sz w:val="22"/>
          <w:szCs w:val="22"/>
        </w:rPr>
        <w:t>We closely follow</w:t>
      </w:r>
      <w:r w:rsidR="00A34EE3" w:rsidRPr="00A40B7C">
        <w:rPr>
          <w:rFonts w:ascii="Times New Roman" w:hAnsi="Times New Roman" w:cs="Times New Roman" w:hint="eastAsia"/>
          <w:sz w:val="22"/>
          <w:szCs w:val="22"/>
        </w:rPr>
        <w:t xml:space="preserve"> </w:t>
      </w:r>
      <w:r w:rsidR="00D21B4F" w:rsidRPr="00A40B7C">
        <w:rPr>
          <w:rFonts w:ascii="Times New Roman" w:hAnsi="Times New Roman" w:cs="Times New Roman" w:hint="eastAsia"/>
          <w:sz w:val="22"/>
          <w:szCs w:val="22"/>
        </w:rPr>
        <w:t xml:space="preserve">a cross-sectional version of </w:t>
      </w:r>
      <w:r w:rsidR="00A34EE3" w:rsidRPr="00A40B7C">
        <w:rPr>
          <w:rFonts w:ascii="Times New Roman" w:hAnsi="Times New Roman" w:cs="Times New Roman" w:hint="eastAsia"/>
          <w:sz w:val="22"/>
          <w:szCs w:val="22"/>
        </w:rPr>
        <w:t xml:space="preserve">the </w:t>
      </w:r>
      <w:r w:rsidR="00762D59" w:rsidRPr="00A40B7C">
        <w:rPr>
          <w:rFonts w:ascii="Times New Roman" w:hAnsi="Times New Roman" w:cs="Times New Roman" w:hint="eastAsia"/>
          <w:sz w:val="22"/>
          <w:szCs w:val="22"/>
        </w:rPr>
        <w:t>modified Jones model</w:t>
      </w:r>
      <w:r w:rsidR="00480672" w:rsidRPr="00A40B7C">
        <w:rPr>
          <w:rFonts w:ascii="Times New Roman" w:hAnsi="Times New Roman" w:cs="Times New Roman" w:hint="eastAsia"/>
          <w:sz w:val="22"/>
          <w:szCs w:val="22"/>
        </w:rPr>
        <w:t xml:space="preserve"> </w:t>
      </w:r>
      <w:r w:rsidR="00480672" w:rsidRPr="00A40B7C">
        <w:rPr>
          <w:rFonts w:ascii="Times New Roman" w:hAnsi="Times New Roman" w:cs="Times New Roman"/>
          <w:sz w:val="22"/>
          <w:szCs w:val="22"/>
        </w:rPr>
        <w:t>(</w:t>
      </w:r>
      <w:r w:rsidR="007355C4" w:rsidRPr="00A40B7C">
        <w:rPr>
          <w:rFonts w:ascii="Times New Roman" w:hAnsi="Times New Roman" w:cs="Times New Roman"/>
          <w:sz w:val="22"/>
          <w:szCs w:val="22"/>
        </w:rPr>
        <w:t>Jones, 1991</w:t>
      </w:r>
      <w:r w:rsidR="0085635E" w:rsidRPr="00A40B7C">
        <w:rPr>
          <w:rFonts w:ascii="Times New Roman" w:hAnsi="Times New Roman" w:cs="Times New Roman" w:hint="eastAsia"/>
          <w:sz w:val="22"/>
          <w:szCs w:val="22"/>
        </w:rPr>
        <w:t xml:space="preserve">; </w:t>
      </w:r>
      <w:r w:rsidR="00480672" w:rsidRPr="00A40B7C">
        <w:rPr>
          <w:rFonts w:ascii="Times New Roman" w:hAnsi="Times New Roman" w:cs="Times New Roman"/>
          <w:sz w:val="22"/>
          <w:szCs w:val="22"/>
        </w:rPr>
        <w:t>Dechow et al., 1995</w:t>
      </w:r>
      <w:r w:rsidR="005C716C" w:rsidRPr="00A40B7C">
        <w:rPr>
          <w:rFonts w:ascii="Times New Roman" w:hAnsi="Times New Roman" w:cs="Times New Roman" w:hint="eastAsia"/>
          <w:sz w:val="22"/>
          <w:szCs w:val="22"/>
        </w:rPr>
        <w:t>;</w:t>
      </w:r>
      <w:r w:rsidR="002E5374" w:rsidRPr="00A40B7C">
        <w:rPr>
          <w:rFonts w:ascii="Times New Roman" w:hAnsi="Times New Roman" w:cs="Times New Roman" w:hint="eastAsia"/>
          <w:sz w:val="22"/>
          <w:szCs w:val="22"/>
        </w:rPr>
        <w:t xml:space="preserve"> Bhojraj et al.</w:t>
      </w:r>
      <w:r w:rsidR="00471A24" w:rsidRPr="00A40B7C">
        <w:rPr>
          <w:rFonts w:ascii="Times New Roman" w:hAnsi="Times New Roman" w:cs="Times New Roman" w:hint="eastAsia"/>
          <w:sz w:val="22"/>
          <w:szCs w:val="22"/>
        </w:rPr>
        <w:t>, 2009</w:t>
      </w:r>
      <w:r w:rsidR="00480672" w:rsidRPr="00A40B7C">
        <w:rPr>
          <w:rFonts w:ascii="Times New Roman" w:hAnsi="Times New Roman" w:cs="Times New Roman"/>
          <w:sz w:val="22"/>
          <w:szCs w:val="22"/>
        </w:rPr>
        <w:t>)</w:t>
      </w:r>
      <w:r w:rsidR="00762D59" w:rsidRPr="00A40B7C">
        <w:rPr>
          <w:rFonts w:ascii="Times New Roman" w:hAnsi="Times New Roman" w:cs="Times New Roman" w:hint="eastAsia"/>
          <w:sz w:val="22"/>
          <w:szCs w:val="22"/>
        </w:rPr>
        <w:t xml:space="preserve"> </w:t>
      </w:r>
      <w:r w:rsidR="001F16C0" w:rsidRPr="00A40B7C">
        <w:rPr>
          <w:rFonts w:ascii="Times New Roman" w:hAnsi="Times New Roman" w:cs="Times New Roman" w:hint="eastAsia"/>
          <w:sz w:val="22"/>
          <w:szCs w:val="22"/>
        </w:rPr>
        <w:t xml:space="preserve">to </w:t>
      </w:r>
      <w:r w:rsidR="00295997" w:rsidRPr="00A40B7C">
        <w:rPr>
          <w:rFonts w:ascii="Times New Roman" w:hAnsi="Times New Roman" w:cs="Times New Roman" w:hint="eastAsia"/>
          <w:sz w:val="22"/>
          <w:szCs w:val="22"/>
        </w:rPr>
        <w:t xml:space="preserve">estimate </w:t>
      </w:r>
      <w:r w:rsidR="00EB6CFC" w:rsidRPr="00A40B7C">
        <w:rPr>
          <w:rFonts w:ascii="Times New Roman" w:hAnsi="Times New Roman" w:cs="Times New Roman" w:hint="eastAsia"/>
          <w:sz w:val="22"/>
          <w:szCs w:val="22"/>
        </w:rPr>
        <w:t xml:space="preserve">our </w:t>
      </w:r>
      <w:r w:rsidR="00EB6CFC" w:rsidRPr="00A40B7C">
        <w:rPr>
          <w:rFonts w:ascii="Times New Roman" w:hAnsi="Times New Roman" w:cs="Times New Roman"/>
          <w:sz w:val="22"/>
          <w:szCs w:val="22"/>
        </w:rPr>
        <w:t>accrual</w:t>
      </w:r>
      <w:r w:rsidR="00EB6CFC" w:rsidRPr="00A40B7C">
        <w:rPr>
          <w:rFonts w:ascii="Times New Roman" w:hAnsi="Times New Roman" w:cs="Times New Roman" w:hint="eastAsia"/>
          <w:sz w:val="22"/>
          <w:szCs w:val="22"/>
        </w:rPr>
        <w:t>-based earnings management</w:t>
      </w:r>
      <w:r w:rsidR="00B43C05" w:rsidRPr="00A40B7C">
        <w:rPr>
          <w:rFonts w:ascii="Times New Roman" w:hAnsi="Times New Roman" w:cs="Times New Roman" w:hint="eastAsia"/>
          <w:sz w:val="22"/>
          <w:szCs w:val="22"/>
        </w:rPr>
        <w:t xml:space="preserve">. </w:t>
      </w:r>
      <w:r w:rsidR="00A63FCD" w:rsidRPr="00A40B7C">
        <w:rPr>
          <w:rFonts w:ascii="Times New Roman" w:hAnsi="Times New Roman" w:cs="Times New Roman"/>
          <w:sz w:val="22"/>
          <w:szCs w:val="22"/>
        </w:rPr>
        <w:t>First</w:t>
      </w:r>
      <w:r w:rsidR="00A63FCD" w:rsidRPr="00A40B7C">
        <w:rPr>
          <w:rFonts w:ascii="Times New Roman" w:hAnsi="Times New Roman" w:cs="Times New Roman" w:hint="eastAsia"/>
          <w:sz w:val="22"/>
          <w:szCs w:val="22"/>
        </w:rPr>
        <w:t xml:space="preserve">, we calculate total accruals </w:t>
      </w:r>
      <w:r w:rsidR="00141F5B" w:rsidRPr="00A40B7C">
        <w:rPr>
          <w:rFonts w:ascii="Times New Roman" w:hAnsi="Times New Roman" w:cs="Times New Roman" w:hint="eastAsia"/>
          <w:sz w:val="22"/>
          <w:szCs w:val="22"/>
        </w:rPr>
        <w:t xml:space="preserve">as the </w:t>
      </w:r>
      <w:r w:rsidR="00DC4485" w:rsidRPr="00A40B7C">
        <w:rPr>
          <w:rFonts w:ascii="Times New Roman" w:hAnsi="Times New Roman" w:cs="Times New Roman" w:hint="eastAsia"/>
          <w:sz w:val="22"/>
          <w:szCs w:val="22"/>
        </w:rPr>
        <w:t>difference between earnings and cash flows from operations</w:t>
      </w:r>
      <w:r w:rsidR="00A16393" w:rsidRPr="00A40B7C">
        <w:rPr>
          <w:rFonts w:ascii="Times New Roman" w:hAnsi="Times New Roman" w:cs="Times New Roman" w:hint="eastAsia"/>
          <w:sz w:val="22"/>
          <w:szCs w:val="22"/>
        </w:rPr>
        <w:t>.</w:t>
      </w:r>
      <w:r w:rsidR="00EB1243" w:rsidRPr="00A40B7C">
        <w:rPr>
          <w:rFonts w:ascii="Times New Roman" w:hAnsi="Times New Roman" w:cs="Times New Roman" w:hint="eastAsia"/>
          <w:sz w:val="22"/>
          <w:szCs w:val="22"/>
        </w:rPr>
        <w:t xml:space="preserve"> </w:t>
      </w:r>
      <w:r w:rsidR="00D07ACD" w:rsidRPr="00A40B7C">
        <w:rPr>
          <w:rFonts w:ascii="Times New Roman" w:hAnsi="Times New Roman" w:cs="Times New Roman" w:hint="eastAsia"/>
          <w:sz w:val="22"/>
          <w:szCs w:val="22"/>
        </w:rPr>
        <w:t>Secon</w:t>
      </w:r>
      <w:r w:rsidR="000179D6" w:rsidRPr="00A40B7C">
        <w:rPr>
          <w:rFonts w:ascii="Times New Roman" w:hAnsi="Times New Roman" w:cs="Times New Roman" w:hint="eastAsia"/>
          <w:sz w:val="22"/>
          <w:szCs w:val="22"/>
        </w:rPr>
        <w:t>d</w:t>
      </w:r>
      <w:r w:rsidR="00702E2D" w:rsidRPr="00A40B7C">
        <w:rPr>
          <w:rFonts w:ascii="Times New Roman" w:hAnsi="Times New Roman" w:cs="Times New Roman" w:hint="eastAsia"/>
          <w:sz w:val="22"/>
          <w:szCs w:val="22"/>
        </w:rPr>
        <w:t>ly</w:t>
      </w:r>
      <w:r w:rsidR="000179D6" w:rsidRPr="00A40B7C">
        <w:rPr>
          <w:rFonts w:ascii="Times New Roman" w:hAnsi="Times New Roman" w:cs="Times New Roman" w:hint="eastAsia"/>
          <w:sz w:val="22"/>
          <w:szCs w:val="22"/>
        </w:rPr>
        <w:t xml:space="preserve">, </w:t>
      </w:r>
      <w:r w:rsidR="00EB1243" w:rsidRPr="00A40B7C">
        <w:rPr>
          <w:rFonts w:ascii="Times New Roman" w:hAnsi="Times New Roman" w:cs="Times New Roman" w:hint="eastAsia"/>
          <w:sz w:val="22"/>
          <w:szCs w:val="22"/>
        </w:rPr>
        <w:t xml:space="preserve">we </w:t>
      </w:r>
      <w:r w:rsidR="00EB1243" w:rsidRPr="00A40B7C">
        <w:rPr>
          <w:rFonts w:ascii="Times New Roman" w:hAnsi="Times New Roman" w:cs="Times New Roman"/>
          <w:sz w:val="22"/>
          <w:szCs w:val="22"/>
        </w:rPr>
        <w:t xml:space="preserve">estimate </w:t>
      </w:r>
      <w:r w:rsidR="001764BE" w:rsidRPr="00A40B7C">
        <w:rPr>
          <w:rFonts w:ascii="Times New Roman" w:hAnsi="Times New Roman" w:cs="Times New Roman" w:hint="eastAsia"/>
          <w:sz w:val="22"/>
          <w:szCs w:val="22"/>
        </w:rPr>
        <w:t>coefficient</w:t>
      </w:r>
      <w:r w:rsidR="006910CE" w:rsidRPr="00A40B7C">
        <w:rPr>
          <w:rFonts w:ascii="Times New Roman" w:hAnsi="Times New Roman" w:cs="Times New Roman" w:hint="eastAsia"/>
          <w:sz w:val="22"/>
          <w:szCs w:val="22"/>
        </w:rPr>
        <w:t>s</w:t>
      </w:r>
      <w:r w:rsidR="00EB1243" w:rsidRPr="00A40B7C">
        <w:rPr>
          <w:rFonts w:ascii="Times New Roman" w:hAnsi="Times New Roman" w:cs="Times New Roman"/>
          <w:sz w:val="22"/>
          <w:szCs w:val="22"/>
        </w:rPr>
        <w:t xml:space="preserve"> from a</w:t>
      </w:r>
      <w:r w:rsidR="00434233" w:rsidRPr="00A40B7C">
        <w:rPr>
          <w:rFonts w:ascii="Times New Roman" w:hAnsi="Times New Roman" w:cs="Times New Roman" w:hint="eastAsia"/>
          <w:sz w:val="22"/>
          <w:szCs w:val="22"/>
        </w:rPr>
        <w:t xml:space="preserve"> cross-section</w:t>
      </w:r>
      <w:r w:rsidR="00EB1243" w:rsidRPr="00A40B7C">
        <w:rPr>
          <w:rFonts w:ascii="Times New Roman" w:hAnsi="Times New Roman" w:cs="Times New Roman"/>
          <w:sz w:val="22"/>
          <w:szCs w:val="22"/>
        </w:rPr>
        <w:t xml:space="preserve"> regression of total accruals on lagged firm size, the change in firm sales, and </w:t>
      </w:r>
      <w:r w:rsidR="00E76A24" w:rsidRPr="00A40B7C">
        <w:rPr>
          <w:rFonts w:ascii="Times New Roman" w:hAnsi="Times New Roman" w:cs="Times New Roman"/>
          <w:sz w:val="22"/>
          <w:szCs w:val="22"/>
        </w:rPr>
        <w:t>gross property</w:t>
      </w:r>
      <w:r w:rsidR="00EB1243" w:rsidRPr="00A40B7C">
        <w:rPr>
          <w:rFonts w:ascii="Times New Roman" w:hAnsi="Times New Roman" w:cs="Times New Roman"/>
          <w:sz w:val="22"/>
          <w:szCs w:val="22"/>
        </w:rPr>
        <w:t xml:space="preserve"> plant and equipment scaled by total firm assets.</w:t>
      </w:r>
      <w:r w:rsidR="00E76A24" w:rsidRPr="00A40B7C">
        <w:rPr>
          <w:rFonts w:ascii="Times New Roman" w:hAnsi="Times New Roman" w:cs="Times New Roman" w:hint="eastAsia"/>
          <w:sz w:val="22"/>
          <w:szCs w:val="22"/>
        </w:rPr>
        <w:t xml:space="preserve"> </w:t>
      </w:r>
      <w:r w:rsidR="008335AB" w:rsidRPr="00A40B7C">
        <w:rPr>
          <w:rFonts w:ascii="Times New Roman" w:hAnsi="Times New Roman" w:cs="Times New Roman" w:hint="eastAsia"/>
          <w:sz w:val="22"/>
          <w:szCs w:val="22"/>
        </w:rPr>
        <w:t>Third</w:t>
      </w:r>
      <w:r w:rsidR="00702E2D" w:rsidRPr="00A40B7C">
        <w:rPr>
          <w:rFonts w:ascii="Times New Roman" w:hAnsi="Times New Roman" w:cs="Times New Roman" w:hint="eastAsia"/>
          <w:sz w:val="22"/>
          <w:szCs w:val="22"/>
        </w:rPr>
        <w:t>ly</w:t>
      </w:r>
      <w:r w:rsidR="008335AB" w:rsidRPr="00A40B7C">
        <w:rPr>
          <w:rFonts w:ascii="Times New Roman" w:hAnsi="Times New Roman" w:cs="Times New Roman" w:hint="eastAsia"/>
          <w:sz w:val="22"/>
          <w:szCs w:val="22"/>
        </w:rPr>
        <w:t xml:space="preserve">, </w:t>
      </w:r>
      <w:r w:rsidR="00005FA1" w:rsidRPr="00A40B7C">
        <w:rPr>
          <w:rFonts w:ascii="Times New Roman" w:hAnsi="Times New Roman" w:cs="Times New Roman" w:hint="eastAsia"/>
          <w:sz w:val="22"/>
          <w:szCs w:val="22"/>
        </w:rPr>
        <w:t>using the coefficients</w:t>
      </w:r>
      <w:r w:rsidR="0049276C" w:rsidRPr="00A40B7C">
        <w:rPr>
          <w:rFonts w:ascii="Times New Roman" w:hAnsi="Times New Roman" w:cs="Times New Roman" w:hint="eastAsia"/>
          <w:sz w:val="22"/>
          <w:szCs w:val="22"/>
        </w:rPr>
        <w:t>,</w:t>
      </w:r>
      <w:r w:rsidR="001E588E" w:rsidRPr="00A40B7C">
        <w:rPr>
          <w:rFonts w:ascii="Times New Roman" w:hAnsi="Times New Roman" w:cs="Times New Roman" w:hint="eastAsia"/>
          <w:sz w:val="22"/>
          <w:szCs w:val="22"/>
        </w:rPr>
        <w:t xml:space="preserve"> </w:t>
      </w:r>
      <w:r w:rsidR="00C313A8" w:rsidRPr="00A40B7C">
        <w:rPr>
          <w:rFonts w:ascii="Times New Roman" w:hAnsi="Times New Roman" w:cs="Times New Roman" w:hint="eastAsia"/>
          <w:sz w:val="22"/>
          <w:szCs w:val="22"/>
        </w:rPr>
        <w:t>we compu</w:t>
      </w:r>
      <w:r w:rsidR="003501C7" w:rsidRPr="00A40B7C">
        <w:rPr>
          <w:rFonts w:ascii="Times New Roman" w:hAnsi="Times New Roman" w:cs="Times New Roman" w:hint="eastAsia"/>
          <w:sz w:val="22"/>
          <w:szCs w:val="22"/>
        </w:rPr>
        <w:t>te nondiscretionary accruals</w:t>
      </w:r>
      <w:r w:rsidR="00385867" w:rsidRPr="00A40B7C">
        <w:rPr>
          <w:rFonts w:ascii="Times New Roman" w:hAnsi="Times New Roman" w:cs="Times New Roman" w:hint="eastAsia"/>
          <w:sz w:val="22"/>
          <w:szCs w:val="22"/>
        </w:rPr>
        <w:t xml:space="preserve"> </w:t>
      </w:r>
      <w:r w:rsidR="00385867" w:rsidRPr="00A40B7C">
        <w:rPr>
          <w:rFonts w:ascii="Times New Roman" w:hAnsi="Times New Roman" w:cs="Times New Roman"/>
          <w:sz w:val="22"/>
          <w:szCs w:val="22"/>
        </w:rPr>
        <w:t>for each industry and year pair</w:t>
      </w:r>
      <w:r w:rsidR="00551CE7" w:rsidRPr="00A40B7C">
        <w:rPr>
          <w:rFonts w:ascii="Times New Roman" w:hAnsi="Times New Roman" w:cs="Times New Roman" w:hint="eastAsia"/>
          <w:sz w:val="22"/>
          <w:szCs w:val="22"/>
        </w:rPr>
        <w:t>. Lastly</w:t>
      </w:r>
      <w:r w:rsidR="00702E2D" w:rsidRPr="00A40B7C">
        <w:rPr>
          <w:rFonts w:ascii="Times New Roman" w:hAnsi="Times New Roman" w:cs="Times New Roman" w:hint="eastAsia"/>
          <w:sz w:val="22"/>
          <w:szCs w:val="22"/>
        </w:rPr>
        <w:t xml:space="preserve">, </w:t>
      </w:r>
      <w:r w:rsidR="00C672BA" w:rsidRPr="00A40B7C">
        <w:rPr>
          <w:rFonts w:ascii="Times New Roman" w:hAnsi="Times New Roman" w:cs="Times New Roman" w:hint="eastAsia"/>
          <w:sz w:val="22"/>
          <w:szCs w:val="22"/>
        </w:rPr>
        <w:t>discretionary accruals</w:t>
      </w:r>
      <w:r w:rsidR="00141E39" w:rsidRPr="00A40B7C">
        <w:rPr>
          <w:rFonts w:ascii="Times New Roman" w:hAnsi="Times New Roman" w:cs="Times New Roman" w:hint="eastAsia"/>
          <w:sz w:val="22"/>
          <w:szCs w:val="22"/>
        </w:rPr>
        <w:t xml:space="preserve"> </w:t>
      </w:r>
      <w:r w:rsidR="007A13A3" w:rsidRPr="00A40B7C">
        <w:rPr>
          <w:rFonts w:ascii="Times New Roman" w:hAnsi="Times New Roman" w:cs="Times New Roman" w:hint="eastAsia"/>
          <w:sz w:val="22"/>
          <w:szCs w:val="22"/>
        </w:rPr>
        <w:t>are</w:t>
      </w:r>
      <w:r w:rsidR="00814232" w:rsidRPr="00A40B7C">
        <w:rPr>
          <w:rFonts w:ascii="Times New Roman" w:hAnsi="Times New Roman" w:cs="Times New Roman" w:hint="eastAsia"/>
          <w:sz w:val="22"/>
          <w:szCs w:val="22"/>
        </w:rPr>
        <w:t xml:space="preserve"> measured as the difference between total accruals and </w:t>
      </w:r>
      <w:r w:rsidR="00D638B8" w:rsidRPr="00A40B7C">
        <w:rPr>
          <w:rFonts w:ascii="Times New Roman" w:hAnsi="Times New Roman" w:cs="Times New Roman" w:hint="eastAsia"/>
          <w:sz w:val="22"/>
          <w:szCs w:val="22"/>
        </w:rPr>
        <w:t>calculated nondiscretionary accruals</w:t>
      </w:r>
      <w:r w:rsidR="009E4707" w:rsidRPr="00A40B7C">
        <w:rPr>
          <w:rStyle w:val="af6"/>
          <w:rFonts w:ascii="Times New Roman" w:hAnsi="Times New Roman" w:cs="Times New Roman"/>
          <w:sz w:val="22"/>
          <w:szCs w:val="22"/>
        </w:rPr>
        <w:footnoteReference w:id="6"/>
      </w:r>
      <w:r w:rsidR="00E2740D" w:rsidRPr="00A40B7C">
        <w:rPr>
          <w:rFonts w:ascii="Times New Roman" w:hAnsi="Times New Roman" w:cs="Times New Roman" w:hint="eastAsia"/>
          <w:sz w:val="22"/>
          <w:szCs w:val="22"/>
        </w:rPr>
        <w:t>.</w:t>
      </w:r>
    </w:p>
    <w:p w14:paraId="5752802F" w14:textId="70852687" w:rsidR="00841344" w:rsidRDefault="00A75807" w:rsidP="00001E23">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t>By decomposing total accruals into nondiscretionary</w:t>
      </w:r>
      <w:r w:rsidR="001B718C" w:rsidRPr="00A40B7C">
        <w:rPr>
          <w:rFonts w:ascii="Times New Roman" w:hAnsi="Times New Roman" w:cs="Times New Roman" w:hint="eastAsia"/>
          <w:sz w:val="22"/>
          <w:szCs w:val="22"/>
        </w:rPr>
        <w:t xml:space="preserve"> accruals and </w:t>
      </w:r>
      <w:r w:rsidR="001B718C" w:rsidRPr="00A40B7C">
        <w:rPr>
          <w:rFonts w:ascii="Times New Roman" w:hAnsi="Times New Roman" w:cs="Times New Roman"/>
          <w:sz w:val="22"/>
          <w:szCs w:val="22"/>
        </w:rPr>
        <w:t>discretionary</w:t>
      </w:r>
      <w:r w:rsidR="001B718C" w:rsidRPr="00A40B7C">
        <w:rPr>
          <w:rFonts w:ascii="Times New Roman" w:hAnsi="Times New Roman" w:cs="Times New Roman" w:hint="eastAsia"/>
          <w:sz w:val="22"/>
          <w:szCs w:val="22"/>
        </w:rPr>
        <w:t xml:space="preserve"> accruals, </w:t>
      </w:r>
      <w:r w:rsidR="00144282" w:rsidRPr="00A40B7C">
        <w:rPr>
          <w:rFonts w:ascii="Times New Roman" w:hAnsi="Times New Roman" w:cs="Times New Roman" w:hint="eastAsia"/>
          <w:sz w:val="22"/>
          <w:szCs w:val="22"/>
        </w:rPr>
        <w:t>th</w:t>
      </w:r>
      <w:r w:rsidR="00A943CB" w:rsidRPr="00A40B7C">
        <w:rPr>
          <w:rFonts w:ascii="Times New Roman" w:hAnsi="Times New Roman" w:cs="Times New Roman" w:hint="eastAsia"/>
          <w:sz w:val="22"/>
          <w:szCs w:val="22"/>
        </w:rPr>
        <w:t>is</w:t>
      </w:r>
      <w:r w:rsidR="00EF1C25" w:rsidRPr="00A40B7C">
        <w:rPr>
          <w:rFonts w:ascii="Times New Roman" w:hAnsi="Times New Roman" w:cs="Times New Roman" w:hint="eastAsia"/>
          <w:sz w:val="22"/>
          <w:szCs w:val="22"/>
        </w:rPr>
        <w:t xml:space="preserve"> proxy allows us </w:t>
      </w:r>
      <w:r w:rsidR="00AE4F20" w:rsidRPr="00A40B7C">
        <w:rPr>
          <w:rFonts w:ascii="Times New Roman" w:hAnsi="Times New Roman" w:cs="Times New Roman" w:hint="eastAsia"/>
          <w:sz w:val="22"/>
          <w:szCs w:val="22"/>
        </w:rPr>
        <w:t xml:space="preserve">to </w:t>
      </w:r>
      <w:r w:rsidR="000D69C8" w:rsidRPr="00A40B7C">
        <w:rPr>
          <w:rFonts w:ascii="Times New Roman" w:hAnsi="Times New Roman" w:cs="Times New Roman" w:hint="eastAsia"/>
          <w:sz w:val="22"/>
          <w:szCs w:val="22"/>
        </w:rPr>
        <w:t xml:space="preserve">identify managerial discretion in </w:t>
      </w:r>
      <w:r w:rsidR="00057C4A" w:rsidRPr="00A40B7C">
        <w:rPr>
          <w:rFonts w:ascii="Times New Roman" w:hAnsi="Times New Roman" w:cs="Times New Roman" w:hint="eastAsia"/>
          <w:sz w:val="22"/>
          <w:szCs w:val="22"/>
        </w:rPr>
        <w:t>report</w:t>
      </w:r>
      <w:r w:rsidR="002C7D43" w:rsidRPr="00A40B7C">
        <w:rPr>
          <w:rFonts w:ascii="Times New Roman" w:hAnsi="Times New Roman" w:cs="Times New Roman" w:hint="eastAsia"/>
          <w:sz w:val="22"/>
          <w:szCs w:val="22"/>
        </w:rPr>
        <w:t>ed</w:t>
      </w:r>
      <w:r w:rsidR="00B261BB" w:rsidRPr="00A40B7C">
        <w:rPr>
          <w:rFonts w:ascii="Times New Roman" w:hAnsi="Times New Roman" w:cs="Times New Roman" w:hint="eastAsia"/>
          <w:sz w:val="22"/>
          <w:szCs w:val="22"/>
        </w:rPr>
        <w:t xml:space="preserve"> </w:t>
      </w:r>
      <w:r w:rsidR="00612F89" w:rsidRPr="00A40B7C">
        <w:rPr>
          <w:rFonts w:ascii="Times New Roman" w:hAnsi="Times New Roman" w:cs="Times New Roman" w:hint="eastAsia"/>
          <w:sz w:val="22"/>
          <w:szCs w:val="22"/>
        </w:rPr>
        <w:t>earnings</w:t>
      </w:r>
      <w:r w:rsidR="00B261BB" w:rsidRPr="00A40B7C">
        <w:rPr>
          <w:rFonts w:ascii="Times New Roman" w:hAnsi="Times New Roman" w:cs="Times New Roman" w:hint="eastAsia"/>
          <w:sz w:val="22"/>
          <w:szCs w:val="22"/>
        </w:rPr>
        <w:t xml:space="preserve"> </w:t>
      </w:r>
      <w:r w:rsidR="00B261BB" w:rsidRPr="00A40B7C">
        <w:rPr>
          <w:rFonts w:ascii="Times New Roman" w:hAnsi="Times New Roman" w:cs="Times New Roman"/>
          <w:sz w:val="22"/>
          <w:szCs w:val="22"/>
        </w:rPr>
        <w:t>(Ni, 2020)</w:t>
      </w:r>
      <w:r w:rsidR="00253FCA" w:rsidRPr="00A40B7C">
        <w:rPr>
          <w:rFonts w:ascii="Times New Roman" w:hAnsi="Times New Roman" w:cs="Times New Roman" w:hint="eastAsia"/>
          <w:sz w:val="22"/>
          <w:szCs w:val="22"/>
        </w:rPr>
        <w:t>.</w:t>
      </w:r>
      <w:r w:rsidR="00E4287A" w:rsidRPr="00A40B7C">
        <w:rPr>
          <w:rFonts w:ascii="Times New Roman" w:hAnsi="Times New Roman" w:cs="Times New Roman" w:hint="eastAsia"/>
          <w:sz w:val="22"/>
          <w:szCs w:val="22"/>
        </w:rPr>
        <w:t xml:space="preserve"> </w:t>
      </w:r>
      <w:r w:rsidR="007E3F0E" w:rsidRPr="00A40B7C">
        <w:rPr>
          <w:rFonts w:ascii="Times New Roman" w:hAnsi="Times New Roman" w:cs="Times New Roman" w:hint="eastAsia"/>
          <w:sz w:val="22"/>
          <w:szCs w:val="22"/>
        </w:rPr>
        <w:t xml:space="preserve">Some </w:t>
      </w:r>
      <w:r w:rsidR="00B13C21" w:rsidRPr="00A40B7C">
        <w:rPr>
          <w:rFonts w:ascii="Times New Roman" w:hAnsi="Times New Roman" w:cs="Times New Roman" w:hint="eastAsia"/>
          <w:sz w:val="22"/>
          <w:szCs w:val="22"/>
        </w:rPr>
        <w:t>studies</w:t>
      </w:r>
      <w:r w:rsidR="00D26719" w:rsidRPr="00A40B7C">
        <w:rPr>
          <w:rFonts w:ascii="Times New Roman" w:hAnsi="Times New Roman" w:cs="Times New Roman"/>
          <w:sz w:val="22"/>
          <w:szCs w:val="22"/>
        </w:rPr>
        <w:t xml:space="preserve"> use</w:t>
      </w:r>
      <w:r w:rsidR="0053275B" w:rsidRPr="00A40B7C">
        <w:rPr>
          <w:rFonts w:ascii="Times New Roman" w:hAnsi="Times New Roman" w:cs="Times New Roman" w:hint="eastAsia"/>
          <w:sz w:val="22"/>
          <w:szCs w:val="22"/>
        </w:rPr>
        <w:t>d</w:t>
      </w:r>
      <w:r w:rsidR="00D26719" w:rsidRPr="00A40B7C">
        <w:rPr>
          <w:rFonts w:ascii="Times New Roman" w:hAnsi="Times New Roman" w:cs="Times New Roman"/>
          <w:sz w:val="22"/>
          <w:szCs w:val="22"/>
        </w:rPr>
        <w:t xml:space="preserve"> absolute value of total accruals to capture the volatility in accruals (Francis, LaFond, Olsson, &amp; Schipper, 2005).</w:t>
      </w:r>
      <w:r w:rsidR="00D26719" w:rsidRPr="00A40B7C">
        <w:rPr>
          <w:rFonts w:ascii="Times New Roman" w:hAnsi="Times New Roman" w:cs="Times New Roman" w:hint="eastAsia"/>
          <w:sz w:val="22"/>
          <w:szCs w:val="22"/>
        </w:rPr>
        <w:t xml:space="preserve"> </w:t>
      </w:r>
      <w:r w:rsidR="00B13C21" w:rsidRPr="00A40B7C">
        <w:rPr>
          <w:rFonts w:ascii="Times New Roman" w:hAnsi="Times New Roman" w:cs="Times New Roman" w:hint="eastAsia"/>
          <w:sz w:val="22"/>
          <w:szCs w:val="22"/>
        </w:rPr>
        <w:t>Howe</w:t>
      </w:r>
      <w:r w:rsidR="0062147C" w:rsidRPr="00A40B7C">
        <w:rPr>
          <w:rFonts w:ascii="Times New Roman" w:hAnsi="Times New Roman" w:cs="Times New Roman" w:hint="eastAsia"/>
          <w:sz w:val="22"/>
          <w:szCs w:val="22"/>
        </w:rPr>
        <w:t xml:space="preserve">ver, </w:t>
      </w:r>
      <w:r w:rsidR="00425630" w:rsidRPr="00A40B7C">
        <w:rPr>
          <w:rFonts w:ascii="Times New Roman" w:hAnsi="Times New Roman" w:cs="Times New Roman" w:hint="eastAsia"/>
          <w:sz w:val="22"/>
          <w:szCs w:val="22"/>
        </w:rPr>
        <w:lastRenderedPageBreak/>
        <w:t>we</w:t>
      </w:r>
      <w:r w:rsidR="00F34BC9" w:rsidRPr="00A40B7C">
        <w:rPr>
          <w:rFonts w:ascii="Times New Roman" w:hAnsi="Times New Roman" w:cs="Times New Roman" w:hint="eastAsia"/>
          <w:sz w:val="22"/>
          <w:szCs w:val="22"/>
        </w:rPr>
        <w:t xml:space="preserve"> </w:t>
      </w:r>
      <w:r w:rsidR="0051229F" w:rsidRPr="00A40B7C">
        <w:rPr>
          <w:rFonts w:ascii="Times New Roman" w:hAnsi="Times New Roman" w:cs="Times New Roman"/>
          <w:sz w:val="22"/>
          <w:szCs w:val="22"/>
        </w:rPr>
        <w:t>choose</w:t>
      </w:r>
      <w:r w:rsidR="00425630" w:rsidRPr="00A40B7C">
        <w:rPr>
          <w:rFonts w:ascii="Times New Roman" w:hAnsi="Times New Roman" w:cs="Times New Roman" w:hint="eastAsia"/>
          <w:sz w:val="22"/>
          <w:szCs w:val="22"/>
        </w:rPr>
        <w:t xml:space="preserve"> </w:t>
      </w:r>
      <w:r w:rsidR="00F34BC9" w:rsidRPr="00A40B7C">
        <w:rPr>
          <w:rFonts w:ascii="Times New Roman" w:hAnsi="Times New Roman" w:cs="Times New Roman" w:hint="eastAsia"/>
          <w:sz w:val="22"/>
          <w:szCs w:val="22"/>
        </w:rPr>
        <w:t>real</w:t>
      </w:r>
      <w:r w:rsidR="00425630" w:rsidRPr="00A40B7C">
        <w:rPr>
          <w:rFonts w:ascii="Times New Roman" w:hAnsi="Times New Roman" w:cs="Times New Roman" w:hint="eastAsia"/>
          <w:sz w:val="22"/>
          <w:szCs w:val="22"/>
        </w:rPr>
        <w:t xml:space="preserve"> value </w:t>
      </w:r>
      <w:r w:rsidR="00F34BC9" w:rsidRPr="00A40B7C">
        <w:rPr>
          <w:rFonts w:ascii="Times New Roman" w:hAnsi="Times New Roman" w:cs="Times New Roman" w:hint="eastAsia"/>
          <w:sz w:val="22"/>
          <w:szCs w:val="22"/>
        </w:rPr>
        <w:t xml:space="preserve">rather than absolute value </w:t>
      </w:r>
      <w:r w:rsidR="00425630" w:rsidRPr="00A40B7C">
        <w:rPr>
          <w:rFonts w:ascii="Times New Roman" w:hAnsi="Times New Roman" w:cs="Times New Roman" w:hint="eastAsia"/>
          <w:sz w:val="22"/>
          <w:szCs w:val="22"/>
        </w:rPr>
        <w:t xml:space="preserve">of total accruals when estimating </w:t>
      </w:r>
      <w:r w:rsidR="00713D8B" w:rsidRPr="00A40B7C">
        <w:rPr>
          <w:rFonts w:ascii="Times New Roman" w:hAnsi="Times New Roman" w:cs="Times New Roman" w:hint="eastAsia"/>
          <w:sz w:val="22"/>
          <w:szCs w:val="22"/>
        </w:rPr>
        <w:t>the model</w:t>
      </w:r>
      <w:r w:rsidR="001B5B72" w:rsidRPr="00A40B7C">
        <w:rPr>
          <w:rFonts w:ascii="Times New Roman" w:hAnsi="Times New Roman" w:cs="Times New Roman" w:hint="eastAsia"/>
          <w:sz w:val="22"/>
          <w:szCs w:val="22"/>
        </w:rPr>
        <w:t xml:space="preserve"> to </w:t>
      </w:r>
      <w:r w:rsidR="001B5B72" w:rsidRPr="00A40B7C">
        <w:rPr>
          <w:rFonts w:ascii="Times New Roman" w:hAnsi="Times New Roman" w:cs="Times New Roman"/>
          <w:sz w:val="22"/>
          <w:szCs w:val="22"/>
        </w:rPr>
        <w:t>distinguish the direction of earnings management</w:t>
      </w:r>
      <w:r w:rsidR="00A737BF" w:rsidRPr="00A40B7C">
        <w:rPr>
          <w:rFonts w:ascii="Times New Roman" w:hAnsi="Times New Roman" w:cs="Times New Roman" w:hint="eastAsia"/>
          <w:sz w:val="22"/>
          <w:szCs w:val="22"/>
        </w:rPr>
        <w:t xml:space="preserve">, which is </w:t>
      </w:r>
      <w:r w:rsidR="002E78BE" w:rsidRPr="00A40B7C">
        <w:rPr>
          <w:rFonts w:ascii="Times New Roman" w:hAnsi="Times New Roman" w:cs="Times New Roman"/>
          <w:sz w:val="22"/>
          <w:szCs w:val="22"/>
        </w:rPr>
        <w:t>consistent</w:t>
      </w:r>
      <w:r w:rsidR="002E78BE" w:rsidRPr="00A40B7C">
        <w:rPr>
          <w:rFonts w:ascii="Times New Roman" w:hAnsi="Times New Roman" w:cs="Times New Roman" w:hint="eastAsia"/>
          <w:sz w:val="22"/>
          <w:szCs w:val="22"/>
        </w:rPr>
        <w:t xml:space="preserve"> with our </w:t>
      </w:r>
      <w:r w:rsidR="002E78BE" w:rsidRPr="00A40B7C">
        <w:rPr>
          <w:rFonts w:ascii="Times New Roman" w:hAnsi="Times New Roman" w:cs="Times New Roman"/>
          <w:sz w:val="22"/>
          <w:szCs w:val="22"/>
        </w:rPr>
        <w:t>theoretical</w:t>
      </w:r>
      <w:r w:rsidR="002E78BE" w:rsidRPr="00A40B7C">
        <w:rPr>
          <w:rFonts w:ascii="Times New Roman" w:hAnsi="Times New Roman" w:cs="Times New Roman" w:hint="eastAsia"/>
          <w:sz w:val="22"/>
          <w:szCs w:val="22"/>
        </w:rPr>
        <w:t xml:space="preserve"> rationale</w:t>
      </w:r>
      <w:r w:rsidR="00F844B7" w:rsidRPr="00A40B7C">
        <w:rPr>
          <w:rFonts w:ascii="Times New Roman" w:hAnsi="Times New Roman" w:cs="Times New Roman" w:hint="eastAsia"/>
          <w:sz w:val="22"/>
          <w:szCs w:val="22"/>
        </w:rPr>
        <w:t>.</w:t>
      </w:r>
      <w:r w:rsidR="00A26E89" w:rsidRPr="00A40B7C">
        <w:rPr>
          <w:rFonts w:ascii="Times New Roman" w:hAnsi="Times New Roman" w:cs="Times New Roman" w:hint="eastAsia"/>
          <w:sz w:val="22"/>
          <w:szCs w:val="22"/>
        </w:rPr>
        <w:t xml:space="preserve"> </w:t>
      </w:r>
    </w:p>
    <w:p w14:paraId="5D876D2A" w14:textId="26504840" w:rsidR="007C53C4" w:rsidRPr="00A40B7C" w:rsidRDefault="00F2663E" w:rsidP="00447190">
      <w:pPr>
        <w:jc w:val="both"/>
        <w:rPr>
          <w:rFonts w:ascii="Times New Roman" w:hAnsi="Times New Roman" w:cs="Times New Roman"/>
          <w:b/>
          <w:sz w:val="22"/>
          <w:szCs w:val="22"/>
        </w:rPr>
      </w:pPr>
      <w:r w:rsidRPr="00A40B7C">
        <w:rPr>
          <w:rFonts w:ascii="Times New Roman" w:hAnsi="Times New Roman" w:cs="Times New Roman" w:hint="eastAsia"/>
          <w:b/>
          <w:sz w:val="22"/>
          <w:szCs w:val="22"/>
        </w:rPr>
        <w:t>Independent Variable</w:t>
      </w:r>
    </w:p>
    <w:p w14:paraId="176416DC" w14:textId="5F779D94" w:rsidR="00914D08" w:rsidRPr="00A40B7C" w:rsidRDefault="002A0682" w:rsidP="00914D08">
      <w:pPr>
        <w:ind w:firstLineChars="200" w:firstLine="440"/>
        <w:jc w:val="both"/>
        <w:rPr>
          <w:rFonts w:ascii="Times New Roman" w:hAnsi="Times New Roman" w:cs="Times New Roman"/>
          <w:sz w:val="22"/>
          <w:szCs w:val="22"/>
        </w:rPr>
      </w:pPr>
      <w:r w:rsidRPr="002A0682">
        <w:rPr>
          <w:rFonts w:ascii="Times New Roman" w:hAnsi="Times New Roman" w:cs="Times New Roman"/>
          <w:sz w:val="22"/>
          <w:szCs w:val="22"/>
        </w:rPr>
        <w:t>To capture the extent of a firm’s substantive ESG engagement, we utilize data from the Refinitiv (formerly Thomson Reuters ASSET4) database. Consistent with prior research focusing on the stakeholder-oriented dimensions of corporate responsibility</w:t>
      </w:r>
      <w:r w:rsidR="00F8728A" w:rsidRPr="0032034A">
        <w:rPr>
          <w:rFonts w:ascii="Times New Roman" w:hAnsi="Times New Roman" w:cs="Times New Roman"/>
          <w:sz w:val="22"/>
          <w:szCs w:val="22"/>
        </w:rPr>
        <w:t xml:space="preserve"> </w:t>
      </w:r>
      <w:r w:rsidR="00F8728A">
        <w:rPr>
          <w:rFonts w:ascii="Times New Roman" w:hAnsi="Times New Roman" w:cs="Times New Roman" w:hint="eastAsia"/>
          <w:sz w:val="22"/>
          <w:szCs w:val="22"/>
        </w:rPr>
        <w:t>(Hawn &amp; Ioannou, 2016)</w:t>
      </w:r>
      <w:r w:rsidRPr="002A0682">
        <w:rPr>
          <w:rFonts w:ascii="Times New Roman" w:hAnsi="Times New Roman" w:cs="Times New Roman"/>
          <w:sz w:val="22"/>
          <w:szCs w:val="22"/>
        </w:rPr>
        <w:t xml:space="preserve">, we focus on the </w:t>
      </w:r>
      <w:r w:rsidR="00BF57E7">
        <w:rPr>
          <w:rFonts w:ascii="Times New Roman" w:hAnsi="Times New Roman" w:cs="Times New Roman" w:hint="eastAsia"/>
          <w:sz w:val="22"/>
          <w:szCs w:val="22"/>
        </w:rPr>
        <w:t>e</w:t>
      </w:r>
      <w:r w:rsidRPr="002A0682">
        <w:rPr>
          <w:rFonts w:ascii="Times New Roman" w:hAnsi="Times New Roman" w:cs="Times New Roman"/>
          <w:sz w:val="22"/>
          <w:szCs w:val="22"/>
        </w:rPr>
        <w:t xml:space="preserve">nvironmental (E) and </w:t>
      </w:r>
      <w:r w:rsidR="00BF57E7">
        <w:rPr>
          <w:rFonts w:ascii="Times New Roman" w:hAnsi="Times New Roman" w:cs="Times New Roman" w:hint="eastAsia"/>
          <w:sz w:val="22"/>
          <w:szCs w:val="22"/>
        </w:rPr>
        <w:t>s</w:t>
      </w:r>
      <w:r w:rsidRPr="002A0682">
        <w:rPr>
          <w:rFonts w:ascii="Times New Roman" w:hAnsi="Times New Roman" w:cs="Times New Roman"/>
          <w:sz w:val="22"/>
          <w:szCs w:val="22"/>
        </w:rPr>
        <w:t>ocial (S) pillars, while excluding the Governance (G) pillar</w:t>
      </w:r>
      <w:r w:rsidR="00BF57E7">
        <w:rPr>
          <w:rFonts w:ascii="Times New Roman" w:hAnsi="Times New Roman" w:cs="Times New Roman" w:hint="eastAsia"/>
          <w:sz w:val="22"/>
          <w:szCs w:val="22"/>
        </w:rPr>
        <w:t xml:space="preserve"> (</w:t>
      </w:r>
      <w:r w:rsidR="009E2B64" w:rsidRPr="009E2B64">
        <w:rPr>
          <w:rFonts w:ascii="Times New Roman" w:hAnsi="Times New Roman" w:cs="Times New Roman"/>
          <w:sz w:val="22"/>
          <w:szCs w:val="22"/>
        </w:rPr>
        <w:t>DesJardine &amp; Durand, 2020; Flammer, 2015a</w:t>
      </w:r>
      <w:r w:rsidR="00BF57E7">
        <w:rPr>
          <w:rFonts w:ascii="Times New Roman" w:hAnsi="Times New Roman" w:cs="Times New Roman" w:hint="eastAsia"/>
          <w:sz w:val="22"/>
          <w:szCs w:val="22"/>
        </w:rPr>
        <w:t>)</w:t>
      </w:r>
      <w:r w:rsidRPr="002A0682">
        <w:rPr>
          <w:rFonts w:ascii="Times New Roman" w:hAnsi="Times New Roman" w:cs="Times New Roman"/>
          <w:sz w:val="22"/>
          <w:szCs w:val="22"/>
        </w:rPr>
        <w:t>. This exclusion is based on the rationale that E and S pillars more directly reflect a firm’s discretionary, substantive efforts to address broader stakeholder needs.</w:t>
      </w:r>
      <w:r w:rsidR="00F2569F" w:rsidRPr="00A40B7C">
        <w:rPr>
          <w:rFonts w:ascii="Times New Roman" w:hAnsi="Times New Roman" w:cs="Times New Roman" w:hint="eastAsia"/>
          <w:sz w:val="22"/>
          <w:szCs w:val="22"/>
        </w:rPr>
        <w:t xml:space="preserve"> </w:t>
      </w:r>
    </w:p>
    <w:p w14:paraId="54228551" w14:textId="0D88C73A" w:rsidR="00914D08" w:rsidRDefault="00BB17CD" w:rsidP="00914D08">
      <w:pPr>
        <w:ind w:firstLineChars="200" w:firstLine="440"/>
        <w:jc w:val="both"/>
        <w:rPr>
          <w:rFonts w:ascii="Times New Roman" w:hAnsi="Times New Roman" w:cs="Times New Roman"/>
          <w:sz w:val="22"/>
          <w:szCs w:val="22"/>
        </w:rPr>
      </w:pPr>
      <w:r w:rsidRPr="00BB17CD">
        <w:rPr>
          <w:rFonts w:ascii="Times New Roman" w:hAnsi="Times New Roman" w:cs="Times New Roman"/>
          <w:sz w:val="22"/>
          <w:szCs w:val="22"/>
        </w:rPr>
        <w:t xml:space="preserve">We employ three specific measures: the </w:t>
      </w:r>
      <w:r w:rsidR="00A2261E">
        <w:rPr>
          <w:rFonts w:ascii="Times New Roman" w:hAnsi="Times New Roman" w:cs="Times New Roman" w:hint="eastAsia"/>
          <w:sz w:val="22"/>
          <w:szCs w:val="22"/>
        </w:rPr>
        <w:t>e</w:t>
      </w:r>
      <w:r w:rsidRPr="00BB17CD">
        <w:rPr>
          <w:rFonts w:ascii="Times New Roman" w:hAnsi="Times New Roman" w:cs="Times New Roman"/>
          <w:sz w:val="22"/>
          <w:szCs w:val="22"/>
        </w:rPr>
        <w:t xml:space="preserve">nvironmental </w:t>
      </w:r>
      <w:r w:rsidR="00BF3D6B">
        <w:rPr>
          <w:rFonts w:ascii="Times New Roman" w:hAnsi="Times New Roman" w:cs="Times New Roman" w:hint="eastAsia"/>
          <w:sz w:val="22"/>
          <w:szCs w:val="22"/>
        </w:rPr>
        <w:t>p</w:t>
      </w:r>
      <w:r w:rsidRPr="00BB17CD">
        <w:rPr>
          <w:rFonts w:ascii="Times New Roman" w:hAnsi="Times New Roman" w:cs="Times New Roman"/>
          <w:sz w:val="22"/>
          <w:szCs w:val="22"/>
        </w:rPr>
        <w:t xml:space="preserve">illar </w:t>
      </w:r>
      <w:r w:rsidR="00BF3D6B">
        <w:rPr>
          <w:rFonts w:ascii="Times New Roman" w:hAnsi="Times New Roman" w:cs="Times New Roman" w:hint="eastAsia"/>
          <w:sz w:val="22"/>
          <w:szCs w:val="22"/>
        </w:rPr>
        <w:t>s</w:t>
      </w:r>
      <w:r w:rsidRPr="00BB17CD">
        <w:rPr>
          <w:rFonts w:ascii="Times New Roman" w:hAnsi="Times New Roman" w:cs="Times New Roman"/>
          <w:sz w:val="22"/>
          <w:szCs w:val="22"/>
        </w:rPr>
        <w:t xml:space="preserve">core, the </w:t>
      </w:r>
      <w:r w:rsidR="00BF3D6B">
        <w:rPr>
          <w:rFonts w:ascii="Times New Roman" w:hAnsi="Times New Roman" w:cs="Times New Roman" w:hint="eastAsia"/>
          <w:sz w:val="22"/>
          <w:szCs w:val="22"/>
        </w:rPr>
        <w:t>s</w:t>
      </w:r>
      <w:r w:rsidRPr="00BB17CD">
        <w:rPr>
          <w:rFonts w:ascii="Times New Roman" w:hAnsi="Times New Roman" w:cs="Times New Roman"/>
          <w:sz w:val="22"/>
          <w:szCs w:val="22"/>
        </w:rPr>
        <w:t xml:space="preserve">ocial </w:t>
      </w:r>
      <w:r w:rsidR="00BF3D6B">
        <w:rPr>
          <w:rFonts w:ascii="Times New Roman" w:hAnsi="Times New Roman" w:cs="Times New Roman" w:hint="eastAsia"/>
          <w:sz w:val="22"/>
          <w:szCs w:val="22"/>
        </w:rPr>
        <w:t>p</w:t>
      </w:r>
      <w:r w:rsidRPr="00BB17CD">
        <w:rPr>
          <w:rFonts w:ascii="Times New Roman" w:hAnsi="Times New Roman" w:cs="Times New Roman"/>
          <w:sz w:val="22"/>
          <w:szCs w:val="22"/>
        </w:rPr>
        <w:t xml:space="preserve">illar </w:t>
      </w:r>
      <w:r w:rsidR="00BF3D6B">
        <w:rPr>
          <w:rFonts w:ascii="Times New Roman" w:hAnsi="Times New Roman" w:cs="Times New Roman" w:hint="eastAsia"/>
          <w:sz w:val="22"/>
          <w:szCs w:val="22"/>
        </w:rPr>
        <w:t>s</w:t>
      </w:r>
      <w:r w:rsidRPr="00BB17CD">
        <w:rPr>
          <w:rFonts w:ascii="Times New Roman" w:hAnsi="Times New Roman" w:cs="Times New Roman"/>
          <w:sz w:val="22"/>
          <w:szCs w:val="22"/>
        </w:rPr>
        <w:t xml:space="preserve">core, and the aggregate ESG </w:t>
      </w:r>
      <w:r w:rsidR="00BF3D6B">
        <w:rPr>
          <w:rFonts w:ascii="Times New Roman" w:hAnsi="Times New Roman" w:cs="Times New Roman" w:hint="eastAsia"/>
          <w:sz w:val="22"/>
          <w:szCs w:val="22"/>
        </w:rPr>
        <w:t>s</w:t>
      </w:r>
      <w:r w:rsidRPr="00BB17CD">
        <w:rPr>
          <w:rFonts w:ascii="Times New Roman" w:hAnsi="Times New Roman" w:cs="Times New Roman"/>
          <w:sz w:val="22"/>
          <w:szCs w:val="22"/>
        </w:rPr>
        <w:t xml:space="preserve">core. Refinitiv converts these data points into percentile rankings benchmarked against industry peers, resulting in scores ranging from 0 to 100. A higher score indicates superior relative performance and implies a greater </w:t>
      </w:r>
      <w:r w:rsidR="00C64261">
        <w:rPr>
          <w:rFonts w:ascii="Times New Roman" w:hAnsi="Times New Roman" w:cs="Times New Roman" w:hint="eastAsia"/>
          <w:sz w:val="22"/>
          <w:szCs w:val="22"/>
        </w:rPr>
        <w:t>allocation</w:t>
      </w:r>
      <w:r w:rsidRPr="00BB17CD">
        <w:rPr>
          <w:rFonts w:ascii="Times New Roman" w:hAnsi="Times New Roman" w:cs="Times New Roman"/>
          <w:sz w:val="22"/>
          <w:szCs w:val="22"/>
        </w:rPr>
        <w:t xml:space="preserve"> of organizational resources to substantive ESG initiatives, such as emission reductions, workforce safety, and community engagement, rather than mere symbolic disclosures.</w:t>
      </w:r>
    </w:p>
    <w:p w14:paraId="2BB446E1" w14:textId="12F894D7" w:rsidR="000F0A3B" w:rsidRPr="00A40B7C" w:rsidRDefault="000F0A3B" w:rsidP="00447190">
      <w:pPr>
        <w:jc w:val="both"/>
        <w:rPr>
          <w:rFonts w:ascii="Times New Roman" w:hAnsi="Times New Roman" w:cs="Times New Roman"/>
          <w:b/>
          <w:sz w:val="22"/>
          <w:szCs w:val="22"/>
        </w:rPr>
      </w:pPr>
      <w:r w:rsidRPr="00A40B7C">
        <w:rPr>
          <w:rFonts w:ascii="Times New Roman" w:hAnsi="Times New Roman" w:cs="Times New Roman" w:hint="eastAsia"/>
          <w:b/>
          <w:sz w:val="22"/>
          <w:szCs w:val="22"/>
        </w:rPr>
        <w:t>Moderators</w:t>
      </w:r>
    </w:p>
    <w:p w14:paraId="54F834AB" w14:textId="09765653" w:rsidR="00DA7D43" w:rsidRDefault="00A9431B" w:rsidP="00952DB8">
      <w:pPr>
        <w:ind w:firstLineChars="200" w:firstLine="440"/>
        <w:jc w:val="both"/>
        <w:rPr>
          <w:rFonts w:ascii="Times New Roman" w:hAnsi="Times New Roman" w:cs="Times New Roman"/>
          <w:sz w:val="22"/>
          <w:szCs w:val="22"/>
        </w:rPr>
      </w:pPr>
      <w:r>
        <w:rPr>
          <w:rFonts w:ascii="Times New Roman" w:hAnsi="Times New Roman" w:cs="Times New Roman"/>
          <w:i/>
          <w:iCs/>
          <w:sz w:val="22"/>
          <w:szCs w:val="22"/>
        </w:rPr>
        <w:t>I</w:t>
      </w:r>
      <w:r w:rsidRPr="00730627">
        <w:rPr>
          <w:rFonts w:ascii="Times New Roman" w:hAnsi="Times New Roman" w:cs="Times New Roman"/>
          <w:i/>
          <w:iCs/>
          <w:sz w:val="22"/>
          <w:szCs w:val="22"/>
        </w:rPr>
        <w:t>ndustry culpability</w:t>
      </w:r>
      <w:r w:rsidR="00A22371" w:rsidRPr="00A40B7C">
        <w:rPr>
          <w:rFonts w:ascii="Times New Roman" w:hAnsi="Times New Roman" w:cs="Times New Roman" w:hint="eastAsia"/>
          <w:sz w:val="22"/>
          <w:szCs w:val="22"/>
        </w:rPr>
        <w:t xml:space="preserve"> is measured follow</w:t>
      </w:r>
      <w:r w:rsidR="007F147F" w:rsidRPr="00A40B7C">
        <w:rPr>
          <w:rFonts w:ascii="Times New Roman" w:hAnsi="Times New Roman" w:cs="Times New Roman" w:hint="eastAsia"/>
          <w:sz w:val="22"/>
          <w:szCs w:val="22"/>
        </w:rPr>
        <w:t xml:space="preserve">ing the method </w:t>
      </w:r>
      <w:r w:rsidR="00F30D6F" w:rsidRPr="00A40B7C">
        <w:rPr>
          <w:rFonts w:ascii="Times New Roman" w:hAnsi="Times New Roman" w:cs="Times New Roman" w:hint="eastAsia"/>
          <w:sz w:val="22"/>
          <w:szCs w:val="22"/>
        </w:rPr>
        <w:t xml:space="preserve">by </w:t>
      </w:r>
      <w:r w:rsidR="007E37DC" w:rsidRPr="00A40B7C">
        <w:rPr>
          <w:rFonts w:ascii="Times New Roman" w:hAnsi="Times New Roman" w:cs="Times New Roman"/>
          <w:sz w:val="22"/>
          <w:szCs w:val="22"/>
        </w:rPr>
        <w:t>(Fu et al., 2020; Hong &amp; Kacperczyk, 2009)</w:t>
      </w:r>
      <w:r w:rsidR="00F6078A" w:rsidRPr="00A40B7C">
        <w:rPr>
          <w:rFonts w:ascii="Times New Roman" w:hAnsi="Times New Roman" w:cs="Times New Roman" w:hint="eastAsia"/>
          <w:sz w:val="22"/>
          <w:szCs w:val="22"/>
        </w:rPr>
        <w:t>.</w:t>
      </w:r>
      <w:r w:rsidR="000225CB" w:rsidRPr="00A40B7C">
        <w:rPr>
          <w:rFonts w:ascii="Times New Roman" w:hAnsi="Times New Roman" w:cs="Times New Roman" w:hint="eastAsia"/>
          <w:sz w:val="22"/>
          <w:szCs w:val="22"/>
        </w:rPr>
        <w:t xml:space="preserve"> </w:t>
      </w:r>
      <w:r w:rsidR="0007035B" w:rsidRPr="00A40B7C">
        <w:rPr>
          <w:rFonts w:ascii="Times New Roman" w:hAnsi="Times New Roman" w:cs="Times New Roman" w:hint="eastAsia"/>
          <w:sz w:val="22"/>
          <w:szCs w:val="22"/>
        </w:rPr>
        <w:t xml:space="preserve">We </w:t>
      </w:r>
      <w:r w:rsidR="00FA695D" w:rsidRPr="00A40B7C">
        <w:rPr>
          <w:rFonts w:ascii="Times New Roman" w:hAnsi="Times New Roman" w:cs="Times New Roman"/>
          <w:sz w:val="22"/>
          <w:szCs w:val="22"/>
        </w:rPr>
        <w:t xml:space="preserve">pinpointed companies within the tobacco, arms, natural resources, and alcohol sectors using SIC codes. </w:t>
      </w:r>
      <w:r w:rsidR="0007035B" w:rsidRPr="00A40B7C">
        <w:rPr>
          <w:rFonts w:ascii="Times New Roman" w:hAnsi="Times New Roman" w:cs="Times New Roman" w:hint="eastAsia"/>
          <w:sz w:val="22"/>
          <w:szCs w:val="22"/>
        </w:rPr>
        <w:t>Then</w:t>
      </w:r>
      <w:r w:rsidR="00FA695D" w:rsidRPr="00A40B7C">
        <w:rPr>
          <w:rFonts w:ascii="Times New Roman" w:hAnsi="Times New Roman" w:cs="Times New Roman"/>
          <w:sz w:val="22"/>
          <w:szCs w:val="22"/>
        </w:rPr>
        <w:t xml:space="preserve">, </w:t>
      </w:r>
      <w:r w:rsidR="0007035B" w:rsidRPr="00A40B7C">
        <w:rPr>
          <w:rFonts w:ascii="Times New Roman" w:hAnsi="Times New Roman" w:cs="Times New Roman" w:hint="eastAsia"/>
          <w:sz w:val="22"/>
          <w:szCs w:val="22"/>
        </w:rPr>
        <w:t>we</w:t>
      </w:r>
      <w:r w:rsidR="00FA695D" w:rsidRPr="00A40B7C">
        <w:rPr>
          <w:rFonts w:ascii="Times New Roman" w:hAnsi="Times New Roman" w:cs="Times New Roman"/>
          <w:sz w:val="22"/>
          <w:szCs w:val="22"/>
        </w:rPr>
        <w:t xml:space="preserve"> identified firms that received a rating of 1 for categories such as "tobacco," "firearms," "military," "alcohol," or "gambling" in the KLD database. By merging the outcomes, we assigned a value of 1 to the industry culpability variable if an observation satisfied either condition, </w:t>
      </w:r>
      <w:r w:rsidR="00D57089" w:rsidRPr="00A40B7C">
        <w:rPr>
          <w:rFonts w:ascii="Times New Roman" w:hAnsi="Times New Roman" w:cs="Times New Roman"/>
          <w:sz w:val="22"/>
          <w:szCs w:val="22"/>
        </w:rPr>
        <w:t>or</w:t>
      </w:r>
      <w:r w:rsidR="00FA695D" w:rsidRPr="00A40B7C">
        <w:rPr>
          <w:rFonts w:ascii="Times New Roman" w:hAnsi="Times New Roman" w:cs="Times New Roman"/>
          <w:sz w:val="22"/>
          <w:szCs w:val="22"/>
        </w:rPr>
        <w:t xml:space="preserve"> 0 </w:t>
      </w:r>
      <w:r w:rsidR="00551DD5" w:rsidRPr="00A40B7C">
        <w:rPr>
          <w:rFonts w:ascii="Times New Roman" w:hAnsi="Times New Roman" w:cs="Times New Roman" w:hint="eastAsia"/>
          <w:sz w:val="22"/>
          <w:szCs w:val="22"/>
        </w:rPr>
        <w:t>otherwise</w:t>
      </w:r>
      <w:r w:rsidR="00FA695D" w:rsidRPr="00A40B7C">
        <w:rPr>
          <w:rFonts w:ascii="Times New Roman" w:hAnsi="Times New Roman" w:cs="Times New Roman"/>
          <w:sz w:val="22"/>
          <w:szCs w:val="22"/>
        </w:rPr>
        <w:t>.</w:t>
      </w:r>
    </w:p>
    <w:p w14:paraId="2AE18EEA" w14:textId="6993A49A" w:rsidR="00FA5818" w:rsidRPr="00A40B7C" w:rsidRDefault="00FA5818" w:rsidP="00FA5818">
      <w:pPr>
        <w:ind w:firstLineChars="200" w:firstLine="440"/>
        <w:jc w:val="both"/>
        <w:rPr>
          <w:rFonts w:ascii="Times New Roman" w:hAnsi="Times New Roman" w:cs="Times New Roman"/>
          <w:sz w:val="22"/>
          <w:szCs w:val="22"/>
        </w:rPr>
      </w:pPr>
      <w:r w:rsidRPr="00FA5818">
        <w:rPr>
          <w:rFonts w:ascii="Times New Roman" w:hAnsi="Times New Roman" w:cs="Times New Roman"/>
          <w:sz w:val="22"/>
          <w:szCs w:val="22"/>
        </w:rPr>
        <w:t>These industries are subject to intense scrutiny from regulators, activists, and the public. In our theoretical framework, this variable serves as a proxy for the external constraints that may inhibit the activation of moral licensing.</w:t>
      </w:r>
    </w:p>
    <w:p w14:paraId="66C0BCD8" w14:textId="30E0A1D1" w:rsidR="00F2663E" w:rsidRPr="00A40B7C" w:rsidRDefault="00E421BE" w:rsidP="00447190">
      <w:pPr>
        <w:jc w:val="both"/>
        <w:rPr>
          <w:rFonts w:ascii="Times New Roman" w:hAnsi="Times New Roman" w:cs="Times New Roman"/>
          <w:b/>
          <w:sz w:val="22"/>
          <w:szCs w:val="22"/>
        </w:rPr>
      </w:pPr>
      <w:r w:rsidRPr="00A40B7C">
        <w:rPr>
          <w:rFonts w:ascii="Times New Roman" w:hAnsi="Times New Roman" w:cs="Times New Roman" w:hint="eastAsia"/>
          <w:b/>
          <w:sz w:val="22"/>
          <w:szCs w:val="22"/>
        </w:rPr>
        <w:t>Control Variable</w:t>
      </w:r>
      <w:r w:rsidR="00C300E6" w:rsidRPr="00A40B7C">
        <w:rPr>
          <w:rFonts w:ascii="Times New Roman" w:hAnsi="Times New Roman" w:cs="Times New Roman" w:hint="eastAsia"/>
          <w:b/>
          <w:sz w:val="22"/>
          <w:szCs w:val="22"/>
        </w:rPr>
        <w:t>s</w:t>
      </w:r>
    </w:p>
    <w:p w14:paraId="3E836D41" w14:textId="50EEB72D" w:rsidR="00551DD5" w:rsidRPr="00A40B7C" w:rsidRDefault="007E5691" w:rsidP="007E5691">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lastRenderedPageBreak/>
        <w:t xml:space="preserve">We </w:t>
      </w:r>
      <w:r w:rsidR="00E43886" w:rsidRPr="00A40B7C">
        <w:rPr>
          <w:rFonts w:ascii="Times New Roman" w:hAnsi="Times New Roman" w:cs="Times New Roman" w:hint="eastAsia"/>
          <w:sz w:val="22"/>
          <w:szCs w:val="22"/>
        </w:rPr>
        <w:t>include several control vari</w:t>
      </w:r>
      <w:r w:rsidR="00916FB2" w:rsidRPr="00A40B7C">
        <w:rPr>
          <w:rFonts w:ascii="Times New Roman" w:hAnsi="Times New Roman" w:cs="Times New Roman" w:hint="eastAsia"/>
          <w:sz w:val="22"/>
          <w:szCs w:val="22"/>
        </w:rPr>
        <w:t>ables</w:t>
      </w:r>
      <w:r w:rsidR="00C36A29" w:rsidRPr="00A40B7C">
        <w:rPr>
          <w:rFonts w:ascii="Times New Roman" w:hAnsi="Times New Roman" w:cs="Times New Roman" w:hint="eastAsia"/>
          <w:sz w:val="22"/>
          <w:szCs w:val="22"/>
        </w:rPr>
        <w:t xml:space="preserve"> that </w:t>
      </w:r>
      <w:r w:rsidR="005A4E30" w:rsidRPr="00A40B7C">
        <w:rPr>
          <w:rFonts w:ascii="Times New Roman" w:hAnsi="Times New Roman" w:cs="Times New Roman" w:hint="eastAsia"/>
          <w:sz w:val="22"/>
          <w:szCs w:val="22"/>
        </w:rPr>
        <w:t>could</w:t>
      </w:r>
      <w:r w:rsidR="00C36A29" w:rsidRPr="00A40B7C">
        <w:rPr>
          <w:rFonts w:ascii="Times New Roman" w:hAnsi="Times New Roman" w:cs="Times New Roman" w:hint="eastAsia"/>
          <w:sz w:val="22"/>
          <w:szCs w:val="22"/>
        </w:rPr>
        <w:t xml:space="preserve"> </w:t>
      </w:r>
      <w:r w:rsidR="005A4E30" w:rsidRPr="00A40B7C">
        <w:rPr>
          <w:rFonts w:ascii="Times New Roman" w:hAnsi="Times New Roman" w:cs="Times New Roman" w:hint="eastAsia"/>
          <w:sz w:val="22"/>
          <w:szCs w:val="22"/>
        </w:rPr>
        <w:t xml:space="preserve">affect </w:t>
      </w:r>
      <w:r w:rsidR="000B1973" w:rsidRPr="00A40B7C">
        <w:rPr>
          <w:rFonts w:ascii="Times New Roman" w:hAnsi="Times New Roman" w:cs="Times New Roman" w:hint="eastAsia"/>
          <w:sz w:val="22"/>
          <w:szCs w:val="22"/>
        </w:rPr>
        <w:t>earnings management</w:t>
      </w:r>
      <w:r w:rsidR="00C36A29" w:rsidRPr="00A40B7C">
        <w:rPr>
          <w:rFonts w:ascii="Times New Roman" w:hAnsi="Times New Roman" w:cs="Times New Roman" w:hint="eastAsia"/>
          <w:sz w:val="22"/>
          <w:szCs w:val="22"/>
        </w:rPr>
        <w:t>.</w:t>
      </w:r>
      <w:r w:rsidR="00B07268" w:rsidRPr="00A40B7C">
        <w:rPr>
          <w:rFonts w:ascii="Times New Roman" w:hAnsi="Times New Roman" w:cs="Times New Roman" w:hint="eastAsia"/>
          <w:sz w:val="22"/>
          <w:szCs w:val="22"/>
        </w:rPr>
        <w:t xml:space="preserve"> </w:t>
      </w:r>
      <w:r w:rsidR="00AD0F1A" w:rsidRPr="00A40B7C">
        <w:rPr>
          <w:rFonts w:ascii="Times New Roman" w:hAnsi="Times New Roman" w:cs="Times New Roman" w:hint="eastAsia"/>
          <w:sz w:val="22"/>
          <w:szCs w:val="22"/>
        </w:rPr>
        <w:t>First, a</w:t>
      </w:r>
      <w:r w:rsidR="002F44F8" w:rsidRPr="00A40B7C">
        <w:rPr>
          <w:rFonts w:ascii="Times New Roman" w:hAnsi="Times New Roman" w:cs="Times New Roman" w:hint="eastAsia"/>
          <w:sz w:val="22"/>
          <w:szCs w:val="22"/>
        </w:rPr>
        <w:t>t the</w:t>
      </w:r>
      <w:r w:rsidR="00EF26D5" w:rsidRPr="00A40B7C">
        <w:rPr>
          <w:rFonts w:ascii="Times New Roman" w:hAnsi="Times New Roman" w:cs="Times New Roman" w:hint="eastAsia"/>
          <w:sz w:val="22"/>
          <w:szCs w:val="22"/>
        </w:rPr>
        <w:t xml:space="preserve"> firm level,</w:t>
      </w:r>
      <w:r w:rsidR="0072063D" w:rsidRPr="00A40B7C">
        <w:rPr>
          <w:rFonts w:ascii="Times New Roman" w:hAnsi="Times New Roman" w:cs="Times New Roman" w:hint="eastAsia"/>
          <w:sz w:val="22"/>
          <w:szCs w:val="22"/>
        </w:rPr>
        <w:t xml:space="preserve"> </w:t>
      </w:r>
      <w:r w:rsidR="00EF26D5" w:rsidRPr="00A40B7C">
        <w:rPr>
          <w:rFonts w:ascii="Times New Roman" w:hAnsi="Times New Roman" w:cs="Times New Roman" w:hint="eastAsia"/>
          <w:sz w:val="22"/>
          <w:szCs w:val="22"/>
        </w:rPr>
        <w:t>w</w:t>
      </w:r>
      <w:r w:rsidR="00D664E8" w:rsidRPr="00A40B7C">
        <w:rPr>
          <w:rFonts w:ascii="Times New Roman" w:hAnsi="Times New Roman" w:cs="Times New Roman" w:hint="eastAsia"/>
          <w:sz w:val="22"/>
          <w:szCs w:val="22"/>
        </w:rPr>
        <w:t xml:space="preserve">e </w:t>
      </w:r>
      <w:r w:rsidR="00AB6CAA" w:rsidRPr="00A40B7C">
        <w:rPr>
          <w:rFonts w:ascii="Times New Roman" w:hAnsi="Times New Roman" w:cs="Times New Roman"/>
          <w:sz w:val="22"/>
          <w:szCs w:val="22"/>
        </w:rPr>
        <w:t>controlled</w:t>
      </w:r>
      <w:r w:rsidR="00AB6CAA" w:rsidRPr="00A40B7C">
        <w:rPr>
          <w:rFonts w:ascii="Times New Roman" w:hAnsi="Times New Roman" w:cs="Times New Roman" w:hint="eastAsia"/>
          <w:sz w:val="22"/>
          <w:szCs w:val="22"/>
        </w:rPr>
        <w:t xml:space="preserve"> </w:t>
      </w:r>
      <w:r w:rsidR="00EF26D5" w:rsidRPr="00A40B7C">
        <w:rPr>
          <w:rFonts w:ascii="Times New Roman" w:hAnsi="Times New Roman" w:cs="Times New Roman" w:hint="eastAsia"/>
          <w:i/>
          <w:sz w:val="22"/>
          <w:szCs w:val="22"/>
        </w:rPr>
        <w:t>f</w:t>
      </w:r>
      <w:r w:rsidR="0072063D" w:rsidRPr="00A40B7C">
        <w:rPr>
          <w:rFonts w:ascii="Times New Roman" w:hAnsi="Times New Roman" w:cs="Times New Roman" w:hint="eastAsia"/>
          <w:i/>
          <w:sz w:val="22"/>
          <w:szCs w:val="22"/>
        </w:rPr>
        <w:t>irm size</w:t>
      </w:r>
      <w:r w:rsidR="0072063D" w:rsidRPr="00A40B7C">
        <w:rPr>
          <w:rFonts w:ascii="Times New Roman" w:hAnsi="Times New Roman" w:cs="Times New Roman" w:hint="eastAsia"/>
          <w:sz w:val="22"/>
          <w:szCs w:val="22"/>
        </w:rPr>
        <w:t xml:space="preserve">, measured as the natural log of firm assets, </w:t>
      </w:r>
      <w:r w:rsidR="00AB6CAA" w:rsidRPr="00A40B7C">
        <w:rPr>
          <w:rFonts w:ascii="Times New Roman" w:hAnsi="Times New Roman" w:cs="Times New Roman" w:hint="eastAsia"/>
          <w:sz w:val="22"/>
          <w:szCs w:val="22"/>
        </w:rPr>
        <w:t>for</w:t>
      </w:r>
      <w:r w:rsidR="00EF26D5" w:rsidRPr="00A40B7C">
        <w:rPr>
          <w:rFonts w:ascii="Times New Roman" w:hAnsi="Times New Roman" w:cs="Times New Roman" w:hint="eastAsia"/>
          <w:sz w:val="22"/>
          <w:szCs w:val="22"/>
        </w:rPr>
        <w:t xml:space="preserve"> </w:t>
      </w:r>
      <w:r w:rsidR="00AB6CAA" w:rsidRPr="00A40B7C">
        <w:rPr>
          <w:rFonts w:ascii="Times New Roman" w:hAnsi="Times New Roman" w:cs="Times New Roman" w:hint="eastAsia"/>
          <w:sz w:val="22"/>
          <w:szCs w:val="22"/>
        </w:rPr>
        <w:t xml:space="preserve">large firms are less likely to conduct </w:t>
      </w:r>
      <w:r w:rsidR="000327CD" w:rsidRPr="00A40B7C">
        <w:rPr>
          <w:rFonts w:ascii="Times New Roman" w:hAnsi="Times New Roman" w:cs="Times New Roman" w:hint="eastAsia"/>
          <w:sz w:val="22"/>
          <w:szCs w:val="22"/>
        </w:rPr>
        <w:t xml:space="preserve">discretionary earnings management under </w:t>
      </w:r>
      <w:r w:rsidR="00E74EB3" w:rsidRPr="00A40B7C">
        <w:rPr>
          <w:rFonts w:ascii="Times New Roman" w:hAnsi="Times New Roman" w:cs="Times New Roman"/>
          <w:sz w:val="22"/>
          <w:szCs w:val="22"/>
        </w:rPr>
        <w:t>higher</w:t>
      </w:r>
      <w:r w:rsidR="00E74EB3" w:rsidRPr="00A40B7C">
        <w:rPr>
          <w:rFonts w:ascii="Times New Roman" w:hAnsi="Times New Roman" w:cs="Times New Roman" w:hint="eastAsia"/>
          <w:sz w:val="22"/>
          <w:szCs w:val="22"/>
        </w:rPr>
        <w:t xml:space="preserve"> level of scrutiny</w:t>
      </w:r>
      <w:r w:rsidR="00F34855" w:rsidRPr="00A40B7C">
        <w:rPr>
          <w:rFonts w:ascii="Times New Roman" w:hAnsi="Times New Roman" w:cs="Times New Roman" w:hint="eastAsia"/>
          <w:sz w:val="22"/>
          <w:szCs w:val="22"/>
        </w:rPr>
        <w:t xml:space="preserve"> </w:t>
      </w:r>
      <w:r w:rsidR="00F34855" w:rsidRPr="00A40B7C">
        <w:rPr>
          <w:rFonts w:ascii="Times New Roman" w:hAnsi="Times New Roman" w:cs="Times New Roman"/>
          <w:sz w:val="22"/>
          <w:szCs w:val="22"/>
        </w:rPr>
        <w:t>(Sloan, 1996)</w:t>
      </w:r>
      <w:r w:rsidR="00A93F1F" w:rsidRPr="00A40B7C">
        <w:rPr>
          <w:rFonts w:ascii="Times New Roman" w:hAnsi="Times New Roman" w:cs="Times New Roman" w:hint="eastAsia"/>
          <w:sz w:val="22"/>
          <w:szCs w:val="22"/>
        </w:rPr>
        <w:t>.</w:t>
      </w:r>
      <w:r w:rsidR="009F6110" w:rsidRPr="00A40B7C">
        <w:rPr>
          <w:rFonts w:ascii="Times New Roman" w:hAnsi="Times New Roman" w:cs="Times New Roman" w:hint="eastAsia"/>
          <w:sz w:val="22"/>
          <w:szCs w:val="22"/>
        </w:rPr>
        <w:t xml:space="preserve"> </w:t>
      </w:r>
      <w:r w:rsidR="00884E84" w:rsidRPr="00A40B7C">
        <w:rPr>
          <w:rFonts w:ascii="Times New Roman" w:hAnsi="Times New Roman" w:cs="Times New Roman"/>
          <w:sz w:val="22"/>
          <w:szCs w:val="22"/>
        </w:rPr>
        <w:t>Firms with</w:t>
      </w:r>
      <w:r w:rsidR="00D44AAE" w:rsidRPr="00A40B7C">
        <w:rPr>
          <w:rFonts w:ascii="Times New Roman" w:hAnsi="Times New Roman" w:cs="Times New Roman" w:hint="eastAsia"/>
          <w:sz w:val="22"/>
          <w:szCs w:val="22"/>
        </w:rPr>
        <w:t xml:space="preserve"> good financial performance</w:t>
      </w:r>
      <w:r w:rsidR="001F5951" w:rsidRPr="00A40B7C">
        <w:rPr>
          <w:rFonts w:ascii="Times New Roman" w:hAnsi="Times New Roman" w:cs="Times New Roman" w:hint="eastAsia"/>
          <w:sz w:val="22"/>
          <w:szCs w:val="22"/>
        </w:rPr>
        <w:t xml:space="preserve"> </w:t>
      </w:r>
      <w:r w:rsidR="00226AE8" w:rsidRPr="00A40B7C">
        <w:rPr>
          <w:rFonts w:ascii="Times New Roman" w:hAnsi="Times New Roman" w:cs="Times New Roman" w:hint="eastAsia"/>
          <w:sz w:val="22"/>
          <w:szCs w:val="22"/>
        </w:rPr>
        <w:t xml:space="preserve">may </w:t>
      </w:r>
      <w:r w:rsidR="00665BC5" w:rsidRPr="00A40B7C">
        <w:rPr>
          <w:rFonts w:ascii="Times New Roman" w:hAnsi="Times New Roman" w:cs="Times New Roman" w:hint="eastAsia"/>
          <w:sz w:val="22"/>
          <w:szCs w:val="22"/>
        </w:rPr>
        <w:t>prefer to avoid the risk of</w:t>
      </w:r>
      <w:r w:rsidR="001F5951" w:rsidRPr="00A40B7C">
        <w:rPr>
          <w:rFonts w:ascii="Times New Roman" w:hAnsi="Times New Roman" w:cs="Times New Roman" w:hint="eastAsia"/>
          <w:sz w:val="22"/>
          <w:szCs w:val="22"/>
        </w:rPr>
        <w:t xml:space="preserve"> </w:t>
      </w:r>
      <w:r w:rsidR="00665BC5" w:rsidRPr="00A40B7C">
        <w:rPr>
          <w:rFonts w:ascii="Times New Roman" w:hAnsi="Times New Roman" w:cs="Times New Roman"/>
          <w:sz w:val="22"/>
          <w:szCs w:val="22"/>
        </w:rPr>
        <w:t>‘</w:t>
      </w:r>
      <w:r w:rsidR="00665BC5" w:rsidRPr="00A40B7C">
        <w:rPr>
          <w:rFonts w:ascii="Times New Roman" w:hAnsi="Times New Roman" w:cs="Times New Roman" w:hint="eastAsia"/>
          <w:sz w:val="22"/>
          <w:szCs w:val="22"/>
        </w:rPr>
        <w:t>cooking the book</w:t>
      </w:r>
      <w:r w:rsidR="00226AE8" w:rsidRPr="00A40B7C">
        <w:rPr>
          <w:rFonts w:ascii="Times New Roman" w:hAnsi="Times New Roman" w:cs="Times New Roman"/>
          <w:sz w:val="22"/>
          <w:szCs w:val="22"/>
        </w:rPr>
        <w:t>’</w:t>
      </w:r>
      <w:r w:rsidR="00507921" w:rsidRPr="00A40B7C">
        <w:rPr>
          <w:rFonts w:ascii="Times New Roman" w:hAnsi="Times New Roman" w:cs="Times New Roman" w:hint="eastAsia"/>
          <w:sz w:val="22"/>
          <w:szCs w:val="22"/>
        </w:rPr>
        <w:t xml:space="preserve"> </w:t>
      </w:r>
      <w:r w:rsidR="005A30B2" w:rsidRPr="00A40B7C">
        <w:rPr>
          <w:rFonts w:ascii="Times New Roman" w:hAnsi="Times New Roman" w:cs="Times New Roman" w:hint="eastAsia"/>
          <w:sz w:val="22"/>
          <w:szCs w:val="22"/>
        </w:rPr>
        <w:t>compared to</w:t>
      </w:r>
      <w:r w:rsidR="00B002EB" w:rsidRPr="00A40B7C">
        <w:rPr>
          <w:rFonts w:ascii="Times New Roman" w:hAnsi="Times New Roman" w:cs="Times New Roman" w:hint="eastAsia"/>
          <w:sz w:val="22"/>
          <w:szCs w:val="22"/>
        </w:rPr>
        <w:t xml:space="preserve"> </w:t>
      </w:r>
      <w:r w:rsidR="005E52A6" w:rsidRPr="00A40B7C">
        <w:rPr>
          <w:rFonts w:ascii="Times New Roman" w:hAnsi="Times New Roman" w:cs="Times New Roman"/>
          <w:sz w:val="22"/>
          <w:szCs w:val="22"/>
        </w:rPr>
        <w:t>the performances</w:t>
      </w:r>
      <w:r w:rsidR="00B002EB" w:rsidRPr="00A40B7C">
        <w:rPr>
          <w:rFonts w:ascii="Times New Roman" w:hAnsi="Times New Roman" w:cs="Times New Roman" w:hint="eastAsia"/>
          <w:sz w:val="22"/>
          <w:szCs w:val="22"/>
        </w:rPr>
        <w:t xml:space="preserve"> of their</w:t>
      </w:r>
      <w:r w:rsidR="005A30B2" w:rsidRPr="00A40B7C">
        <w:rPr>
          <w:rFonts w:ascii="Times New Roman" w:hAnsi="Times New Roman" w:cs="Times New Roman" w:hint="eastAsia"/>
          <w:sz w:val="22"/>
          <w:szCs w:val="22"/>
        </w:rPr>
        <w:t xml:space="preserve"> industrial peers</w:t>
      </w:r>
      <w:r w:rsidR="00DC4F4B" w:rsidRPr="00A40B7C">
        <w:rPr>
          <w:rFonts w:ascii="Times New Roman" w:hAnsi="Times New Roman" w:cs="Times New Roman" w:hint="eastAsia"/>
          <w:sz w:val="22"/>
          <w:szCs w:val="22"/>
        </w:rPr>
        <w:t xml:space="preserve"> </w:t>
      </w:r>
      <w:r w:rsidR="00D0393F" w:rsidRPr="00A40B7C">
        <w:rPr>
          <w:rFonts w:ascii="Times New Roman" w:hAnsi="Times New Roman" w:cs="Times New Roman"/>
          <w:sz w:val="22"/>
          <w:szCs w:val="22"/>
        </w:rPr>
        <w:t>(Zhang &amp; Gimeno, 2010, 2016)</w:t>
      </w:r>
      <w:r w:rsidR="00507921" w:rsidRPr="00A40B7C">
        <w:rPr>
          <w:rFonts w:ascii="Times New Roman" w:hAnsi="Times New Roman" w:cs="Times New Roman" w:hint="eastAsia"/>
          <w:sz w:val="22"/>
          <w:szCs w:val="22"/>
        </w:rPr>
        <w:t>. Therefore, we include</w:t>
      </w:r>
      <w:r w:rsidR="0060174A" w:rsidRPr="00A40B7C">
        <w:rPr>
          <w:rFonts w:ascii="Times New Roman" w:hAnsi="Times New Roman" w:cs="Times New Roman" w:hint="eastAsia"/>
          <w:sz w:val="22"/>
          <w:szCs w:val="22"/>
        </w:rPr>
        <w:t>d</w:t>
      </w:r>
      <w:r w:rsidR="00507921" w:rsidRPr="00A40B7C">
        <w:rPr>
          <w:rFonts w:ascii="Times New Roman" w:hAnsi="Times New Roman" w:cs="Times New Roman" w:hint="eastAsia"/>
          <w:i/>
          <w:sz w:val="22"/>
          <w:szCs w:val="22"/>
        </w:rPr>
        <w:t xml:space="preserve"> </w:t>
      </w:r>
      <w:r w:rsidR="005E52A6" w:rsidRPr="00A40B7C">
        <w:rPr>
          <w:rFonts w:ascii="Times New Roman" w:hAnsi="Times New Roman" w:cs="Times New Roman" w:hint="eastAsia"/>
          <w:i/>
          <w:sz w:val="22"/>
          <w:szCs w:val="22"/>
        </w:rPr>
        <w:t>i</w:t>
      </w:r>
      <w:r w:rsidR="005E52A6" w:rsidRPr="00A40B7C">
        <w:rPr>
          <w:rFonts w:ascii="Times New Roman" w:hAnsi="Times New Roman" w:cs="Times New Roman"/>
          <w:i/>
          <w:sz w:val="22"/>
          <w:szCs w:val="22"/>
        </w:rPr>
        <w:t>ndustry-adjusted return on assets (ROA)</w:t>
      </w:r>
      <w:r w:rsidR="005E52A6" w:rsidRPr="00A40B7C">
        <w:rPr>
          <w:rFonts w:ascii="Times New Roman" w:hAnsi="Times New Roman" w:cs="Times New Roman"/>
          <w:sz w:val="22"/>
          <w:szCs w:val="22"/>
        </w:rPr>
        <w:t>, which is the difference between firm ROA and industry average ROA, to account for firm financial performance</w:t>
      </w:r>
      <w:r w:rsidR="008A38E2" w:rsidRPr="00A40B7C">
        <w:rPr>
          <w:rFonts w:ascii="Times New Roman" w:hAnsi="Times New Roman" w:cs="Times New Roman" w:hint="eastAsia"/>
          <w:sz w:val="22"/>
          <w:szCs w:val="22"/>
        </w:rPr>
        <w:t xml:space="preserve"> (Wang et al, 2021)</w:t>
      </w:r>
      <w:r w:rsidR="005E52A6" w:rsidRPr="00A40B7C">
        <w:rPr>
          <w:rFonts w:ascii="Times New Roman" w:hAnsi="Times New Roman" w:cs="Times New Roman"/>
          <w:sz w:val="22"/>
          <w:szCs w:val="22"/>
        </w:rPr>
        <w:t>.</w:t>
      </w:r>
      <w:r w:rsidR="00D87D57" w:rsidRPr="00A40B7C">
        <w:rPr>
          <w:rFonts w:ascii="Times New Roman" w:hAnsi="Times New Roman" w:cs="Times New Roman" w:hint="eastAsia"/>
          <w:sz w:val="22"/>
          <w:szCs w:val="22"/>
        </w:rPr>
        <w:t xml:space="preserve"> Firms </w:t>
      </w:r>
      <w:r w:rsidR="009C7CF1" w:rsidRPr="00A40B7C">
        <w:rPr>
          <w:rFonts w:ascii="Times New Roman" w:hAnsi="Times New Roman" w:cs="Times New Roman" w:hint="eastAsia"/>
          <w:sz w:val="22"/>
          <w:szCs w:val="22"/>
        </w:rPr>
        <w:t xml:space="preserve">with </w:t>
      </w:r>
      <w:r w:rsidR="000A467E" w:rsidRPr="00A40B7C">
        <w:rPr>
          <w:rFonts w:ascii="Times New Roman" w:hAnsi="Times New Roman" w:cs="Times New Roman" w:hint="eastAsia"/>
          <w:sz w:val="22"/>
          <w:szCs w:val="22"/>
        </w:rPr>
        <w:t xml:space="preserve">high </w:t>
      </w:r>
      <w:r w:rsidR="00AB38E3" w:rsidRPr="00A40B7C">
        <w:rPr>
          <w:rFonts w:ascii="Times New Roman" w:hAnsi="Times New Roman" w:cs="Times New Roman" w:hint="eastAsia"/>
          <w:sz w:val="22"/>
          <w:szCs w:val="22"/>
        </w:rPr>
        <w:t xml:space="preserve">debt </w:t>
      </w:r>
      <w:r w:rsidR="00C633B6" w:rsidRPr="00A40B7C">
        <w:rPr>
          <w:rFonts w:ascii="Times New Roman" w:hAnsi="Times New Roman" w:cs="Times New Roman" w:hint="eastAsia"/>
          <w:sz w:val="22"/>
          <w:szCs w:val="22"/>
        </w:rPr>
        <w:t>have</w:t>
      </w:r>
      <w:r w:rsidR="00AB38E3" w:rsidRPr="00A40B7C">
        <w:rPr>
          <w:rFonts w:ascii="Times New Roman" w:hAnsi="Times New Roman" w:cs="Times New Roman" w:hint="eastAsia"/>
          <w:sz w:val="22"/>
          <w:szCs w:val="22"/>
        </w:rPr>
        <w:t xml:space="preserve"> limited resources to </w:t>
      </w:r>
      <w:r w:rsidR="00A931F1" w:rsidRPr="00A40B7C">
        <w:rPr>
          <w:rFonts w:ascii="Times New Roman" w:hAnsi="Times New Roman" w:cs="Times New Roman"/>
          <w:sz w:val="22"/>
          <w:szCs w:val="22"/>
        </w:rPr>
        <w:t>satisfy</w:t>
      </w:r>
      <w:r w:rsidR="00A931F1" w:rsidRPr="00A40B7C">
        <w:rPr>
          <w:rFonts w:ascii="Times New Roman" w:hAnsi="Times New Roman" w:cs="Times New Roman" w:hint="eastAsia"/>
          <w:sz w:val="22"/>
          <w:szCs w:val="22"/>
        </w:rPr>
        <w:t xml:space="preserve"> other stakeholders</w:t>
      </w:r>
      <w:r w:rsidR="00E74F5C" w:rsidRPr="00A40B7C">
        <w:rPr>
          <w:rFonts w:ascii="Times New Roman" w:hAnsi="Times New Roman" w:cs="Times New Roman" w:hint="eastAsia"/>
          <w:sz w:val="22"/>
          <w:szCs w:val="22"/>
        </w:rPr>
        <w:t xml:space="preserve">. </w:t>
      </w:r>
      <w:r w:rsidR="00FF2F11" w:rsidRPr="00A40B7C">
        <w:rPr>
          <w:rFonts w:ascii="Times New Roman" w:hAnsi="Times New Roman" w:cs="Times New Roman" w:hint="eastAsia"/>
          <w:sz w:val="22"/>
          <w:szCs w:val="22"/>
        </w:rPr>
        <w:t>I</w:t>
      </w:r>
      <w:r w:rsidR="00CB63FF" w:rsidRPr="00A40B7C">
        <w:rPr>
          <w:rFonts w:ascii="Times New Roman" w:hAnsi="Times New Roman" w:cs="Times New Roman" w:hint="eastAsia"/>
          <w:sz w:val="22"/>
          <w:szCs w:val="22"/>
        </w:rPr>
        <w:t>t may increase</w:t>
      </w:r>
      <w:r w:rsidR="00E74F5C" w:rsidRPr="00A40B7C">
        <w:rPr>
          <w:rFonts w:ascii="Times New Roman" w:hAnsi="Times New Roman" w:cs="Times New Roman" w:hint="eastAsia"/>
          <w:sz w:val="22"/>
          <w:szCs w:val="22"/>
        </w:rPr>
        <w:t xml:space="preserve"> tensions if such a </w:t>
      </w:r>
      <w:r w:rsidR="009948E3" w:rsidRPr="00A40B7C">
        <w:rPr>
          <w:rFonts w:ascii="Times New Roman" w:hAnsi="Times New Roman" w:cs="Times New Roman" w:hint="eastAsia"/>
          <w:sz w:val="22"/>
          <w:szCs w:val="22"/>
        </w:rPr>
        <w:t xml:space="preserve">high-debt firm </w:t>
      </w:r>
      <w:r w:rsidR="000C7C9C" w:rsidRPr="00A40B7C">
        <w:rPr>
          <w:rFonts w:ascii="Times New Roman" w:hAnsi="Times New Roman" w:cs="Times New Roman"/>
          <w:sz w:val="22"/>
          <w:szCs w:val="22"/>
        </w:rPr>
        <w:t>engages</w:t>
      </w:r>
      <w:r w:rsidR="009948E3" w:rsidRPr="00A40B7C">
        <w:rPr>
          <w:rFonts w:ascii="Times New Roman" w:hAnsi="Times New Roman" w:cs="Times New Roman" w:hint="eastAsia"/>
          <w:sz w:val="22"/>
          <w:szCs w:val="22"/>
        </w:rPr>
        <w:t xml:space="preserve"> in carbon reduction </w:t>
      </w:r>
      <w:r w:rsidR="00556AB3" w:rsidRPr="00A40B7C">
        <w:rPr>
          <w:rFonts w:ascii="Times New Roman" w:hAnsi="Times New Roman" w:cs="Times New Roman" w:hint="eastAsia"/>
          <w:sz w:val="22"/>
          <w:szCs w:val="22"/>
        </w:rPr>
        <w:t>substantively.</w:t>
      </w:r>
      <w:r w:rsidR="00FF2F11" w:rsidRPr="00A40B7C">
        <w:rPr>
          <w:rFonts w:ascii="Times New Roman" w:hAnsi="Times New Roman" w:cs="Times New Roman" w:hint="eastAsia"/>
          <w:sz w:val="22"/>
          <w:szCs w:val="22"/>
        </w:rPr>
        <w:t xml:space="preserve"> Thus, we included </w:t>
      </w:r>
      <w:r w:rsidR="00FF2F11" w:rsidRPr="00A40B7C">
        <w:rPr>
          <w:rFonts w:ascii="Times New Roman" w:hAnsi="Times New Roman" w:cs="Times New Roman" w:hint="eastAsia"/>
          <w:i/>
          <w:sz w:val="22"/>
          <w:szCs w:val="22"/>
        </w:rPr>
        <w:t>debt ratio</w:t>
      </w:r>
      <w:r w:rsidR="00FF2F11" w:rsidRPr="00A40B7C">
        <w:rPr>
          <w:rFonts w:ascii="Times New Roman" w:hAnsi="Times New Roman" w:cs="Times New Roman" w:hint="eastAsia"/>
          <w:sz w:val="22"/>
          <w:szCs w:val="22"/>
        </w:rPr>
        <w:t xml:space="preserve">, measured as </w:t>
      </w:r>
      <w:r w:rsidR="007D1EF2" w:rsidRPr="00A40B7C">
        <w:rPr>
          <w:rFonts w:ascii="Times New Roman" w:hAnsi="Times New Roman" w:cs="Times New Roman"/>
          <w:sz w:val="22"/>
          <w:szCs w:val="22"/>
        </w:rPr>
        <w:t>the ratio of summated long-term debt and debt in current liabilities to book assets</w:t>
      </w:r>
      <w:r w:rsidR="000C7C9C" w:rsidRPr="00A40B7C">
        <w:rPr>
          <w:rFonts w:ascii="Times New Roman" w:hAnsi="Times New Roman" w:cs="Times New Roman" w:hint="eastAsia"/>
          <w:sz w:val="22"/>
          <w:szCs w:val="22"/>
        </w:rPr>
        <w:t xml:space="preserve">. </w:t>
      </w:r>
      <w:r w:rsidR="00F272EF" w:rsidRPr="00A40B7C">
        <w:rPr>
          <w:rFonts w:ascii="Times New Roman" w:hAnsi="Times New Roman" w:cs="Times New Roman" w:hint="eastAsia"/>
          <w:sz w:val="22"/>
          <w:szCs w:val="22"/>
        </w:rPr>
        <w:t xml:space="preserve">Firms with high </w:t>
      </w:r>
      <w:r w:rsidR="0083637B" w:rsidRPr="00A40B7C">
        <w:rPr>
          <w:rFonts w:ascii="Times New Roman" w:hAnsi="Times New Roman" w:cs="Times New Roman" w:hint="eastAsia"/>
          <w:sz w:val="22"/>
          <w:szCs w:val="22"/>
        </w:rPr>
        <w:t xml:space="preserve">levels of cash may </w:t>
      </w:r>
      <w:r w:rsidR="0002721E" w:rsidRPr="00A40B7C">
        <w:rPr>
          <w:rFonts w:ascii="Times New Roman" w:hAnsi="Times New Roman" w:cs="Times New Roman" w:hint="eastAsia"/>
          <w:sz w:val="22"/>
          <w:szCs w:val="22"/>
        </w:rPr>
        <w:t xml:space="preserve">engage in </w:t>
      </w:r>
      <w:r w:rsidR="003B4836" w:rsidRPr="00A40B7C">
        <w:rPr>
          <w:rFonts w:ascii="Times New Roman" w:hAnsi="Times New Roman" w:cs="Times New Roman" w:hint="eastAsia"/>
          <w:sz w:val="22"/>
          <w:szCs w:val="22"/>
        </w:rPr>
        <w:t xml:space="preserve">income increasing earnings management to offset </w:t>
      </w:r>
      <w:r w:rsidR="002F294E" w:rsidRPr="00A40B7C">
        <w:rPr>
          <w:rFonts w:ascii="Times New Roman" w:hAnsi="Times New Roman" w:cs="Times New Roman" w:hint="eastAsia"/>
          <w:sz w:val="22"/>
          <w:szCs w:val="22"/>
        </w:rPr>
        <w:t xml:space="preserve">the low </w:t>
      </w:r>
      <w:r w:rsidR="009A7443" w:rsidRPr="00A40B7C">
        <w:rPr>
          <w:rFonts w:ascii="Times New Roman" w:hAnsi="Times New Roman" w:cs="Times New Roman" w:hint="eastAsia"/>
          <w:sz w:val="22"/>
          <w:szCs w:val="22"/>
        </w:rPr>
        <w:t xml:space="preserve">earnings </w:t>
      </w:r>
      <w:r w:rsidR="009A7443" w:rsidRPr="00A40B7C">
        <w:rPr>
          <w:rFonts w:ascii="Times New Roman" w:hAnsi="Times New Roman" w:cs="Times New Roman"/>
          <w:sz w:val="22"/>
          <w:szCs w:val="22"/>
        </w:rPr>
        <w:t>associated</w:t>
      </w:r>
      <w:r w:rsidR="009A7443" w:rsidRPr="00A40B7C">
        <w:rPr>
          <w:rFonts w:ascii="Times New Roman" w:hAnsi="Times New Roman" w:cs="Times New Roman" w:hint="eastAsia"/>
          <w:sz w:val="22"/>
          <w:szCs w:val="22"/>
        </w:rPr>
        <w:t xml:space="preserve"> with </w:t>
      </w:r>
      <w:r w:rsidR="00BB44E1" w:rsidRPr="00A40B7C">
        <w:rPr>
          <w:rFonts w:ascii="Times New Roman" w:hAnsi="Times New Roman" w:cs="Times New Roman" w:hint="eastAsia"/>
          <w:sz w:val="22"/>
          <w:szCs w:val="22"/>
        </w:rPr>
        <w:t xml:space="preserve">low-growth opportunities </w:t>
      </w:r>
      <w:r w:rsidR="00BB44E1" w:rsidRPr="00A40B7C">
        <w:rPr>
          <w:rFonts w:ascii="Times New Roman" w:hAnsi="Times New Roman" w:cs="Times New Roman"/>
          <w:sz w:val="22"/>
          <w:szCs w:val="22"/>
        </w:rPr>
        <w:t>(Chung, Firth, &amp; Kim, 2005)</w:t>
      </w:r>
      <w:r w:rsidR="00BB44E1" w:rsidRPr="00A40B7C">
        <w:rPr>
          <w:rFonts w:ascii="Times New Roman" w:hAnsi="Times New Roman" w:cs="Times New Roman" w:hint="eastAsia"/>
          <w:sz w:val="22"/>
          <w:szCs w:val="22"/>
        </w:rPr>
        <w:t xml:space="preserve">. </w:t>
      </w:r>
      <w:r w:rsidR="00A62AC5" w:rsidRPr="00A40B7C">
        <w:rPr>
          <w:rFonts w:ascii="Times New Roman" w:hAnsi="Times New Roman" w:cs="Times New Roman"/>
          <w:sz w:val="22"/>
          <w:szCs w:val="22"/>
        </w:rPr>
        <w:t>So,</w:t>
      </w:r>
      <w:r w:rsidR="00C03521" w:rsidRPr="00A40B7C">
        <w:rPr>
          <w:rFonts w:ascii="Times New Roman" w:hAnsi="Times New Roman" w:cs="Times New Roman" w:hint="eastAsia"/>
          <w:sz w:val="22"/>
          <w:szCs w:val="22"/>
        </w:rPr>
        <w:t xml:space="preserve"> we include</w:t>
      </w:r>
      <w:r w:rsidR="00A62AC5" w:rsidRPr="00A40B7C">
        <w:rPr>
          <w:rFonts w:ascii="Times New Roman" w:hAnsi="Times New Roman" w:cs="Times New Roman" w:hint="eastAsia"/>
          <w:sz w:val="22"/>
          <w:szCs w:val="22"/>
        </w:rPr>
        <w:t xml:space="preserve"> the</w:t>
      </w:r>
      <w:r w:rsidR="00C03521" w:rsidRPr="00A40B7C">
        <w:rPr>
          <w:rFonts w:ascii="Times New Roman" w:hAnsi="Times New Roman" w:cs="Times New Roman" w:hint="eastAsia"/>
          <w:sz w:val="22"/>
          <w:szCs w:val="22"/>
        </w:rPr>
        <w:t xml:space="preserve"> </w:t>
      </w:r>
      <w:r w:rsidR="00C03521" w:rsidRPr="00A40B7C">
        <w:rPr>
          <w:rFonts w:ascii="Times New Roman" w:hAnsi="Times New Roman" w:cs="Times New Roman" w:hint="eastAsia"/>
          <w:i/>
          <w:sz w:val="22"/>
          <w:szCs w:val="22"/>
        </w:rPr>
        <w:t>cash holding ratio</w:t>
      </w:r>
      <w:r w:rsidR="00062D86" w:rsidRPr="00A40B7C">
        <w:rPr>
          <w:rFonts w:ascii="Times New Roman" w:hAnsi="Times New Roman" w:cs="Times New Roman" w:hint="eastAsia"/>
          <w:sz w:val="22"/>
          <w:szCs w:val="22"/>
        </w:rPr>
        <w:t xml:space="preserve"> measured</w:t>
      </w:r>
      <w:r w:rsidR="00C03521" w:rsidRPr="00A40B7C">
        <w:rPr>
          <w:rFonts w:ascii="Times New Roman" w:hAnsi="Times New Roman" w:cs="Times New Roman" w:hint="eastAsia"/>
          <w:sz w:val="22"/>
          <w:szCs w:val="22"/>
        </w:rPr>
        <w:t xml:space="preserve"> </w:t>
      </w:r>
      <w:r w:rsidR="00062D86" w:rsidRPr="00A40B7C">
        <w:rPr>
          <w:rFonts w:ascii="Times New Roman" w:hAnsi="Times New Roman" w:cs="Times New Roman"/>
          <w:sz w:val="22"/>
          <w:szCs w:val="22"/>
        </w:rPr>
        <w:t>as the ratio of cash and cash equivalents to total assets.</w:t>
      </w:r>
      <w:r w:rsidR="00CB5339" w:rsidRPr="00A40B7C">
        <w:rPr>
          <w:sz w:val="22"/>
          <w:szCs w:val="22"/>
        </w:rPr>
        <w:t xml:space="preserve"> </w:t>
      </w:r>
      <w:r w:rsidR="00CB5339" w:rsidRPr="00A40B7C">
        <w:rPr>
          <w:rFonts w:ascii="Times New Roman" w:hAnsi="Times New Roman" w:cs="Times New Roman"/>
          <w:sz w:val="22"/>
          <w:szCs w:val="22"/>
        </w:rPr>
        <w:t>Firms with high valuation levels may encounter elevated expectations from investors, which could lead them to engage in strategic management of reported earnings</w:t>
      </w:r>
      <w:r w:rsidR="00CB5339" w:rsidRPr="00A40B7C">
        <w:rPr>
          <w:rStyle w:val="af"/>
          <w:rFonts w:ascii="Times New Roman" w:hAnsi="Times New Roman" w:cs="Times New Roman"/>
          <w:sz w:val="22"/>
          <w:szCs w:val="22"/>
        </w:rPr>
        <w:t xml:space="preserve"> </w:t>
      </w:r>
      <w:r w:rsidR="00F04894" w:rsidRPr="00A40B7C">
        <w:rPr>
          <w:rFonts w:ascii="Times New Roman" w:hAnsi="Times New Roman" w:cs="Times New Roman"/>
          <w:sz w:val="22"/>
          <w:szCs w:val="22"/>
        </w:rPr>
        <w:t>(Chaney &amp; Lewis, 1995)</w:t>
      </w:r>
      <w:r w:rsidR="00F04894" w:rsidRPr="00A40B7C">
        <w:rPr>
          <w:rFonts w:ascii="Times New Roman" w:hAnsi="Times New Roman" w:cs="Times New Roman" w:hint="eastAsia"/>
          <w:sz w:val="22"/>
          <w:szCs w:val="22"/>
        </w:rPr>
        <w:t>.</w:t>
      </w:r>
      <w:r w:rsidR="00550122" w:rsidRPr="00A40B7C">
        <w:rPr>
          <w:rFonts w:ascii="Times New Roman" w:hAnsi="Times New Roman" w:cs="Times New Roman" w:hint="eastAsia"/>
          <w:sz w:val="22"/>
          <w:szCs w:val="22"/>
        </w:rPr>
        <w:t xml:space="preserve"> </w:t>
      </w:r>
      <w:r w:rsidR="00D547D4" w:rsidRPr="00A40B7C">
        <w:rPr>
          <w:rFonts w:ascii="Times New Roman" w:hAnsi="Times New Roman" w:cs="Times New Roman" w:hint="eastAsia"/>
          <w:sz w:val="22"/>
          <w:szCs w:val="22"/>
        </w:rPr>
        <w:t>We use Tobin</w:t>
      </w:r>
      <w:r w:rsidR="00D547D4" w:rsidRPr="00A40B7C">
        <w:rPr>
          <w:rFonts w:ascii="Times New Roman" w:hAnsi="Times New Roman" w:cs="Times New Roman"/>
          <w:sz w:val="22"/>
          <w:szCs w:val="22"/>
        </w:rPr>
        <w:t>’</w:t>
      </w:r>
      <w:r w:rsidR="00D547D4" w:rsidRPr="00A40B7C">
        <w:rPr>
          <w:rFonts w:ascii="Times New Roman" w:hAnsi="Times New Roman" w:cs="Times New Roman" w:hint="eastAsia"/>
          <w:sz w:val="22"/>
          <w:szCs w:val="22"/>
        </w:rPr>
        <w:t>s Q to measure the</w:t>
      </w:r>
      <w:r w:rsidR="002466AD" w:rsidRPr="00A40B7C">
        <w:rPr>
          <w:rFonts w:ascii="Times New Roman" w:hAnsi="Times New Roman" w:cs="Times New Roman" w:hint="eastAsia"/>
          <w:sz w:val="22"/>
          <w:szCs w:val="22"/>
        </w:rPr>
        <w:t xml:space="preserve"> valuation level of firms</w:t>
      </w:r>
      <w:r w:rsidR="005A03D1" w:rsidRPr="00A40B7C">
        <w:rPr>
          <w:rFonts w:ascii="Times New Roman" w:hAnsi="Times New Roman" w:cs="Times New Roman" w:hint="eastAsia"/>
          <w:sz w:val="22"/>
          <w:szCs w:val="22"/>
        </w:rPr>
        <w:t xml:space="preserve"> </w:t>
      </w:r>
      <w:r w:rsidR="005A03D1" w:rsidRPr="00A40B7C">
        <w:rPr>
          <w:rFonts w:ascii="Times New Roman" w:hAnsi="Times New Roman" w:cs="Times New Roman"/>
          <w:sz w:val="22"/>
          <w:szCs w:val="22"/>
        </w:rPr>
        <w:t>measured as the ratio of the market value of firm assets to their replacement value</w:t>
      </w:r>
      <w:r w:rsidR="002466AD" w:rsidRPr="00A40B7C">
        <w:rPr>
          <w:rFonts w:ascii="Times New Roman" w:hAnsi="Times New Roman" w:cs="Times New Roman" w:hint="eastAsia"/>
          <w:sz w:val="22"/>
          <w:szCs w:val="22"/>
        </w:rPr>
        <w:t>.</w:t>
      </w:r>
    </w:p>
    <w:p w14:paraId="577B0A16" w14:textId="692953B7" w:rsidR="00DB5FB5" w:rsidRPr="00A40B7C" w:rsidRDefault="00AD0F1A" w:rsidP="007E5691">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t xml:space="preserve">Second, </w:t>
      </w:r>
      <w:r w:rsidR="00B00AC9" w:rsidRPr="00A40B7C">
        <w:rPr>
          <w:rFonts w:ascii="Times New Roman" w:hAnsi="Times New Roman" w:cs="Times New Roman" w:hint="eastAsia"/>
          <w:sz w:val="22"/>
          <w:szCs w:val="22"/>
        </w:rPr>
        <w:t xml:space="preserve">we </w:t>
      </w:r>
      <w:r w:rsidR="00F4676C" w:rsidRPr="00A40B7C">
        <w:rPr>
          <w:rFonts w:ascii="Times New Roman" w:hAnsi="Times New Roman" w:cs="Times New Roman"/>
          <w:sz w:val="22"/>
          <w:szCs w:val="22"/>
        </w:rPr>
        <w:t>controlled</w:t>
      </w:r>
      <w:r w:rsidR="00B00AC9" w:rsidRPr="00A40B7C">
        <w:rPr>
          <w:rFonts w:ascii="Times New Roman" w:hAnsi="Times New Roman" w:cs="Times New Roman" w:hint="eastAsia"/>
          <w:sz w:val="22"/>
          <w:szCs w:val="22"/>
        </w:rPr>
        <w:t xml:space="preserve"> </w:t>
      </w:r>
      <w:r w:rsidR="00CA1893" w:rsidRPr="00A40B7C">
        <w:rPr>
          <w:rFonts w:ascii="Times New Roman" w:hAnsi="Times New Roman" w:cs="Times New Roman" w:hint="eastAsia"/>
          <w:sz w:val="22"/>
          <w:szCs w:val="22"/>
        </w:rPr>
        <w:t>a few</w:t>
      </w:r>
      <w:r w:rsidR="00B45BC9" w:rsidRPr="00A40B7C">
        <w:rPr>
          <w:rFonts w:ascii="Times New Roman" w:hAnsi="Times New Roman" w:cs="Times New Roman" w:hint="eastAsia"/>
          <w:sz w:val="22"/>
          <w:szCs w:val="22"/>
        </w:rPr>
        <w:t xml:space="preserve"> </w:t>
      </w:r>
      <w:r w:rsidR="00A64020" w:rsidRPr="00A40B7C">
        <w:rPr>
          <w:rFonts w:ascii="Times New Roman" w:hAnsi="Times New Roman" w:cs="Times New Roman" w:hint="eastAsia"/>
          <w:sz w:val="22"/>
          <w:szCs w:val="22"/>
        </w:rPr>
        <w:t xml:space="preserve">governance </w:t>
      </w:r>
      <w:r w:rsidR="007D7081" w:rsidRPr="00A40B7C">
        <w:rPr>
          <w:rFonts w:ascii="Times New Roman" w:hAnsi="Times New Roman" w:cs="Times New Roman"/>
          <w:sz w:val="22"/>
          <w:szCs w:val="22"/>
        </w:rPr>
        <w:t>characteristics</w:t>
      </w:r>
      <w:r w:rsidR="00B45BC9" w:rsidRPr="00A40B7C">
        <w:rPr>
          <w:rFonts w:ascii="Times New Roman" w:hAnsi="Times New Roman" w:cs="Times New Roman" w:hint="eastAsia"/>
          <w:sz w:val="22"/>
          <w:szCs w:val="22"/>
        </w:rPr>
        <w:t>.</w:t>
      </w:r>
      <w:r w:rsidR="00316752" w:rsidRPr="00A40B7C">
        <w:rPr>
          <w:rFonts w:ascii="Times New Roman" w:hAnsi="Times New Roman" w:cs="Times New Roman" w:hint="eastAsia"/>
          <w:sz w:val="22"/>
          <w:szCs w:val="22"/>
        </w:rPr>
        <w:t xml:space="preserve"> </w:t>
      </w:r>
      <w:r w:rsidR="00B45BC9" w:rsidRPr="00A40B7C">
        <w:rPr>
          <w:rFonts w:ascii="Times New Roman" w:hAnsi="Times New Roman" w:cs="Times New Roman" w:hint="eastAsia"/>
          <w:sz w:val="22"/>
          <w:szCs w:val="22"/>
        </w:rPr>
        <w:t xml:space="preserve">We </w:t>
      </w:r>
      <w:r w:rsidR="00A140DB" w:rsidRPr="00A40B7C">
        <w:rPr>
          <w:rFonts w:ascii="Times New Roman" w:hAnsi="Times New Roman" w:cs="Times New Roman" w:hint="eastAsia"/>
          <w:sz w:val="22"/>
          <w:szCs w:val="22"/>
        </w:rPr>
        <w:t>controlled</w:t>
      </w:r>
      <w:r w:rsidR="00A64020" w:rsidRPr="00A40B7C">
        <w:rPr>
          <w:rFonts w:ascii="Times New Roman" w:hAnsi="Times New Roman" w:cs="Times New Roman" w:hint="eastAsia"/>
          <w:sz w:val="22"/>
          <w:szCs w:val="22"/>
        </w:rPr>
        <w:t xml:space="preserve"> </w:t>
      </w:r>
      <w:r w:rsidR="00614B04" w:rsidRPr="00A40B7C">
        <w:rPr>
          <w:rFonts w:ascii="Times New Roman" w:hAnsi="Times New Roman" w:cs="Times New Roman" w:hint="eastAsia"/>
          <w:sz w:val="22"/>
          <w:szCs w:val="22"/>
        </w:rPr>
        <w:t>institutional ownership</w:t>
      </w:r>
      <w:r w:rsidR="00614B04" w:rsidRPr="00A40B7C">
        <w:rPr>
          <w:sz w:val="22"/>
          <w:szCs w:val="22"/>
        </w:rPr>
        <w:t xml:space="preserve"> </w:t>
      </w:r>
      <w:r w:rsidR="00614B04" w:rsidRPr="00A40B7C">
        <w:rPr>
          <w:rFonts w:ascii="Times New Roman" w:hAnsi="Times New Roman" w:cs="Times New Roman"/>
          <w:sz w:val="22"/>
          <w:szCs w:val="22"/>
        </w:rPr>
        <w:t>calculated as the percentage of the firm’s</w:t>
      </w:r>
      <w:r w:rsidR="00614B04" w:rsidRPr="00A40B7C">
        <w:rPr>
          <w:rFonts w:ascii="Times New Roman" w:hAnsi="Times New Roman" w:cs="Times New Roman" w:hint="eastAsia"/>
          <w:sz w:val="22"/>
          <w:szCs w:val="22"/>
        </w:rPr>
        <w:t xml:space="preserve"> outstanding</w:t>
      </w:r>
      <w:r w:rsidR="00614B04" w:rsidRPr="00A40B7C">
        <w:rPr>
          <w:rFonts w:ascii="Times New Roman" w:hAnsi="Times New Roman" w:cs="Times New Roman"/>
          <w:sz w:val="22"/>
          <w:szCs w:val="22"/>
        </w:rPr>
        <w:t xml:space="preserve"> shares owned by institutional investors</w:t>
      </w:r>
      <w:r w:rsidR="00316752" w:rsidRPr="00A40B7C">
        <w:rPr>
          <w:rFonts w:ascii="Times New Roman" w:hAnsi="Times New Roman" w:cs="Times New Roman" w:hint="eastAsia"/>
          <w:sz w:val="22"/>
          <w:szCs w:val="22"/>
        </w:rPr>
        <w:t xml:space="preserve">. </w:t>
      </w:r>
      <w:r w:rsidR="007A226F" w:rsidRPr="00A40B7C">
        <w:rPr>
          <w:rFonts w:ascii="Times New Roman" w:hAnsi="Times New Roman" w:cs="Times New Roman" w:hint="eastAsia"/>
          <w:sz w:val="22"/>
          <w:szCs w:val="22"/>
        </w:rPr>
        <w:t xml:space="preserve">Because </w:t>
      </w:r>
      <w:r w:rsidR="00F4676C" w:rsidRPr="00A40B7C">
        <w:rPr>
          <w:rFonts w:ascii="Times New Roman" w:hAnsi="Times New Roman" w:cs="Times New Roman" w:hint="eastAsia"/>
          <w:sz w:val="22"/>
          <w:szCs w:val="22"/>
        </w:rPr>
        <w:t xml:space="preserve">institutional investors represent a </w:t>
      </w:r>
      <w:r w:rsidR="006204FF" w:rsidRPr="00A40B7C">
        <w:rPr>
          <w:rFonts w:ascii="Times New Roman" w:hAnsi="Times New Roman" w:cs="Times New Roman" w:hint="eastAsia"/>
          <w:sz w:val="22"/>
          <w:szCs w:val="22"/>
        </w:rPr>
        <w:t xml:space="preserve">relatively </w:t>
      </w:r>
      <w:r w:rsidR="006204FF" w:rsidRPr="00A40B7C">
        <w:rPr>
          <w:rFonts w:ascii="Times New Roman" w:hAnsi="Times New Roman" w:cs="Times New Roman"/>
          <w:sz w:val="22"/>
          <w:szCs w:val="22"/>
        </w:rPr>
        <w:t>effective</w:t>
      </w:r>
      <w:r w:rsidR="006204FF" w:rsidRPr="00A40B7C">
        <w:rPr>
          <w:rFonts w:ascii="Times New Roman" w:hAnsi="Times New Roman" w:cs="Times New Roman" w:hint="eastAsia"/>
          <w:sz w:val="22"/>
          <w:szCs w:val="22"/>
        </w:rPr>
        <w:t xml:space="preserve"> monitoring </w:t>
      </w:r>
      <w:r w:rsidR="006D3892" w:rsidRPr="00A40B7C">
        <w:rPr>
          <w:rFonts w:ascii="Times New Roman" w:hAnsi="Times New Roman" w:cs="Times New Roman" w:hint="eastAsia"/>
          <w:sz w:val="22"/>
          <w:szCs w:val="22"/>
        </w:rPr>
        <w:t>role, firms with hi</w:t>
      </w:r>
      <w:r w:rsidR="00786004" w:rsidRPr="00A40B7C">
        <w:rPr>
          <w:rFonts w:ascii="Times New Roman" w:hAnsi="Times New Roman" w:cs="Times New Roman" w:hint="eastAsia"/>
          <w:sz w:val="22"/>
          <w:szCs w:val="22"/>
        </w:rPr>
        <w:t xml:space="preserve">gh institutional ownership </w:t>
      </w:r>
      <w:r w:rsidR="00722433" w:rsidRPr="00A40B7C">
        <w:rPr>
          <w:rFonts w:ascii="Times New Roman" w:hAnsi="Times New Roman" w:cs="Times New Roman" w:hint="eastAsia"/>
          <w:sz w:val="22"/>
          <w:szCs w:val="22"/>
        </w:rPr>
        <w:t xml:space="preserve">may </w:t>
      </w:r>
      <w:r w:rsidR="00191234" w:rsidRPr="00A40B7C">
        <w:rPr>
          <w:rFonts w:ascii="Times New Roman" w:hAnsi="Times New Roman" w:cs="Times New Roman" w:hint="eastAsia"/>
          <w:sz w:val="22"/>
          <w:szCs w:val="22"/>
        </w:rPr>
        <w:t>be less likely to</w:t>
      </w:r>
      <w:r w:rsidR="00722433" w:rsidRPr="00A40B7C">
        <w:rPr>
          <w:rFonts w:ascii="Times New Roman" w:hAnsi="Times New Roman" w:cs="Times New Roman" w:hint="eastAsia"/>
          <w:sz w:val="22"/>
          <w:szCs w:val="22"/>
        </w:rPr>
        <w:t xml:space="preserve"> manage their earnings </w:t>
      </w:r>
      <w:r w:rsidR="00543EBC" w:rsidRPr="00A40B7C">
        <w:rPr>
          <w:rFonts w:ascii="Times New Roman" w:hAnsi="Times New Roman" w:cs="Times New Roman"/>
          <w:sz w:val="22"/>
          <w:szCs w:val="22"/>
        </w:rPr>
        <w:t>(Lel, 2019)</w:t>
      </w:r>
      <w:r w:rsidR="00511CCB" w:rsidRPr="00A40B7C">
        <w:rPr>
          <w:rFonts w:ascii="Times New Roman" w:hAnsi="Times New Roman" w:cs="Times New Roman" w:hint="eastAsia"/>
          <w:sz w:val="22"/>
          <w:szCs w:val="22"/>
        </w:rPr>
        <w:t>.</w:t>
      </w:r>
      <w:r w:rsidR="00E53B26" w:rsidRPr="00A40B7C">
        <w:rPr>
          <w:rFonts w:ascii="Times New Roman" w:hAnsi="Times New Roman" w:cs="Times New Roman" w:hint="eastAsia"/>
          <w:sz w:val="22"/>
          <w:szCs w:val="22"/>
        </w:rPr>
        <w:t xml:space="preserve"> </w:t>
      </w:r>
      <w:r w:rsidR="00511CCB" w:rsidRPr="00A40B7C">
        <w:rPr>
          <w:rFonts w:ascii="Times New Roman" w:hAnsi="Times New Roman" w:cs="Times New Roman" w:hint="eastAsia"/>
          <w:sz w:val="22"/>
          <w:szCs w:val="22"/>
        </w:rPr>
        <w:t>W</w:t>
      </w:r>
      <w:r w:rsidR="00083FA3" w:rsidRPr="00A40B7C">
        <w:rPr>
          <w:rFonts w:ascii="Times New Roman" w:hAnsi="Times New Roman" w:cs="Times New Roman" w:hint="eastAsia"/>
          <w:sz w:val="22"/>
          <w:szCs w:val="22"/>
        </w:rPr>
        <w:t xml:space="preserve">e controlled two board level variables, </w:t>
      </w:r>
      <w:r w:rsidR="00CE1C9C" w:rsidRPr="00A40B7C">
        <w:rPr>
          <w:rFonts w:ascii="Times New Roman" w:hAnsi="Times New Roman" w:cs="Times New Roman" w:hint="eastAsia"/>
          <w:sz w:val="22"/>
          <w:szCs w:val="22"/>
        </w:rPr>
        <w:t xml:space="preserve">board size and board independence, </w:t>
      </w:r>
      <w:r w:rsidR="00EC1AAC" w:rsidRPr="00A40B7C">
        <w:rPr>
          <w:rFonts w:ascii="Times New Roman" w:hAnsi="Times New Roman" w:cs="Times New Roman" w:hint="eastAsia"/>
          <w:sz w:val="22"/>
          <w:szCs w:val="22"/>
        </w:rPr>
        <w:t>given</w:t>
      </w:r>
      <w:r w:rsidR="00CE1C9C" w:rsidRPr="00A40B7C">
        <w:rPr>
          <w:rFonts w:ascii="Times New Roman" w:hAnsi="Times New Roman" w:cs="Times New Roman" w:hint="eastAsia"/>
          <w:sz w:val="22"/>
          <w:szCs w:val="22"/>
        </w:rPr>
        <w:t xml:space="preserve"> their </w:t>
      </w:r>
      <w:r w:rsidR="00CE1C9C" w:rsidRPr="00A40B7C">
        <w:rPr>
          <w:rFonts w:ascii="Times New Roman" w:hAnsi="Times New Roman" w:cs="Times New Roman"/>
          <w:sz w:val="22"/>
          <w:szCs w:val="22"/>
        </w:rPr>
        <w:t>influential</w:t>
      </w:r>
      <w:r w:rsidR="00CE1C9C" w:rsidRPr="00A40B7C">
        <w:rPr>
          <w:rFonts w:ascii="Times New Roman" w:hAnsi="Times New Roman" w:cs="Times New Roman" w:hint="eastAsia"/>
          <w:sz w:val="22"/>
          <w:szCs w:val="22"/>
        </w:rPr>
        <w:t xml:space="preserve"> role in </w:t>
      </w:r>
      <w:r w:rsidR="00057588" w:rsidRPr="00A40B7C">
        <w:rPr>
          <w:rFonts w:ascii="Times New Roman" w:hAnsi="Times New Roman" w:cs="Times New Roman" w:hint="eastAsia"/>
          <w:sz w:val="22"/>
          <w:szCs w:val="22"/>
        </w:rPr>
        <w:t xml:space="preserve">monitoring and </w:t>
      </w:r>
      <w:r w:rsidR="00374A15" w:rsidRPr="00A40B7C">
        <w:rPr>
          <w:rFonts w:ascii="Times New Roman" w:hAnsi="Times New Roman" w:cs="Times New Roman" w:hint="eastAsia"/>
          <w:sz w:val="22"/>
          <w:szCs w:val="22"/>
        </w:rPr>
        <w:t>oversight</w:t>
      </w:r>
      <w:r w:rsidR="004C039C" w:rsidRPr="00A40B7C">
        <w:rPr>
          <w:rFonts w:ascii="Times New Roman" w:hAnsi="Times New Roman" w:cs="Times New Roman" w:hint="eastAsia"/>
          <w:sz w:val="22"/>
          <w:szCs w:val="22"/>
        </w:rPr>
        <w:t xml:space="preserve"> in terms of reporting earnings </w:t>
      </w:r>
      <w:r w:rsidR="00CC4A39" w:rsidRPr="00A40B7C">
        <w:rPr>
          <w:rFonts w:ascii="Times New Roman" w:hAnsi="Times New Roman" w:cs="Times New Roman"/>
          <w:sz w:val="22"/>
          <w:szCs w:val="22"/>
        </w:rPr>
        <w:t>(Klein, 2002; Laux &amp; Laux, 2009)</w:t>
      </w:r>
      <w:r w:rsidR="004C039C" w:rsidRPr="00A40B7C">
        <w:rPr>
          <w:rFonts w:ascii="Times New Roman" w:hAnsi="Times New Roman" w:cs="Times New Roman" w:hint="eastAsia"/>
          <w:sz w:val="22"/>
          <w:szCs w:val="22"/>
        </w:rPr>
        <w:t>.</w:t>
      </w:r>
      <w:r w:rsidR="00511CCB" w:rsidRPr="00A40B7C">
        <w:rPr>
          <w:rFonts w:ascii="Times New Roman" w:hAnsi="Times New Roman" w:cs="Times New Roman" w:hint="eastAsia"/>
          <w:sz w:val="22"/>
          <w:szCs w:val="22"/>
        </w:rPr>
        <w:t xml:space="preserve"> </w:t>
      </w:r>
    </w:p>
    <w:p w14:paraId="748FFD0F" w14:textId="00E46081" w:rsidR="00113436" w:rsidRPr="00A40B7C" w:rsidRDefault="0013466D" w:rsidP="007E5691">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t xml:space="preserve">Third, </w:t>
      </w:r>
      <w:r w:rsidR="00B12C4B" w:rsidRPr="00A40B7C">
        <w:rPr>
          <w:rFonts w:ascii="Times New Roman" w:hAnsi="Times New Roman" w:cs="Times New Roman" w:hint="eastAsia"/>
          <w:sz w:val="22"/>
          <w:szCs w:val="22"/>
        </w:rPr>
        <w:t>we controlled CEO level</w:t>
      </w:r>
      <w:r w:rsidR="00CA1893" w:rsidRPr="00A40B7C">
        <w:rPr>
          <w:rFonts w:ascii="Times New Roman" w:hAnsi="Times New Roman" w:cs="Times New Roman" w:hint="eastAsia"/>
          <w:sz w:val="22"/>
          <w:szCs w:val="22"/>
        </w:rPr>
        <w:t xml:space="preserve"> variables </w:t>
      </w:r>
      <w:r w:rsidR="00F85402" w:rsidRPr="00A40B7C">
        <w:rPr>
          <w:rFonts w:ascii="Times New Roman" w:hAnsi="Times New Roman" w:cs="Times New Roman"/>
          <w:sz w:val="22"/>
          <w:szCs w:val="22"/>
        </w:rPr>
        <w:t xml:space="preserve">to account for the importance of </w:t>
      </w:r>
      <w:r w:rsidR="00F85402" w:rsidRPr="00A40B7C">
        <w:rPr>
          <w:rFonts w:ascii="Times New Roman" w:hAnsi="Times New Roman" w:cs="Times New Roman" w:hint="eastAsia"/>
          <w:sz w:val="22"/>
          <w:szCs w:val="22"/>
        </w:rPr>
        <w:t>C</w:t>
      </w:r>
      <w:r w:rsidR="00F85402" w:rsidRPr="00A40B7C">
        <w:rPr>
          <w:rFonts w:ascii="Times New Roman" w:hAnsi="Times New Roman" w:cs="Times New Roman"/>
          <w:sz w:val="22"/>
          <w:szCs w:val="22"/>
        </w:rPr>
        <w:t>EO in managing pressures from investors</w:t>
      </w:r>
      <w:r w:rsidR="00956227" w:rsidRPr="00A40B7C">
        <w:rPr>
          <w:rFonts w:ascii="Times New Roman" w:hAnsi="Times New Roman" w:cs="Times New Roman" w:hint="eastAsia"/>
          <w:sz w:val="22"/>
          <w:szCs w:val="22"/>
        </w:rPr>
        <w:t xml:space="preserve">. </w:t>
      </w:r>
      <w:r w:rsidR="00790595" w:rsidRPr="00A40B7C">
        <w:rPr>
          <w:rFonts w:ascii="Times New Roman" w:hAnsi="Times New Roman" w:cs="Times New Roman" w:hint="eastAsia"/>
          <w:sz w:val="22"/>
          <w:szCs w:val="22"/>
        </w:rPr>
        <w:t>We included CEO duality</w:t>
      </w:r>
      <w:r w:rsidR="0099407C" w:rsidRPr="00A40B7C">
        <w:rPr>
          <w:rFonts w:ascii="Times New Roman" w:hAnsi="Times New Roman" w:cs="Times New Roman" w:hint="eastAsia"/>
          <w:sz w:val="22"/>
          <w:szCs w:val="22"/>
        </w:rPr>
        <w:t xml:space="preserve"> </w:t>
      </w:r>
      <w:r w:rsidR="0099407C" w:rsidRPr="00A40B7C">
        <w:rPr>
          <w:rFonts w:ascii="Times New Roman" w:hAnsi="Times New Roman" w:cs="Times New Roman"/>
          <w:sz w:val="22"/>
          <w:szCs w:val="22"/>
        </w:rPr>
        <w:t>(Krause, Semadeni, &amp; Cannella, 2014)</w:t>
      </w:r>
      <w:r w:rsidR="00FA6494" w:rsidRPr="00A40B7C">
        <w:rPr>
          <w:rFonts w:ascii="Times New Roman" w:hAnsi="Times New Roman" w:cs="Times New Roman" w:hint="eastAsia"/>
          <w:sz w:val="22"/>
          <w:szCs w:val="22"/>
        </w:rPr>
        <w:t>, CEO gender</w:t>
      </w:r>
      <w:r w:rsidR="0099407C" w:rsidRPr="00A40B7C">
        <w:rPr>
          <w:rFonts w:ascii="Times New Roman" w:hAnsi="Times New Roman" w:cs="Times New Roman" w:hint="eastAsia"/>
          <w:sz w:val="22"/>
          <w:szCs w:val="22"/>
        </w:rPr>
        <w:t xml:space="preserve"> </w:t>
      </w:r>
      <w:r w:rsidR="00D31A0E" w:rsidRPr="00A40B7C">
        <w:rPr>
          <w:rFonts w:ascii="Times New Roman" w:hAnsi="Times New Roman" w:cs="Times New Roman"/>
          <w:sz w:val="22"/>
          <w:szCs w:val="22"/>
        </w:rPr>
        <w:t>(Harris, Karl, &amp; Lawrence, 2019)</w:t>
      </w:r>
      <w:r w:rsidR="00FA6494" w:rsidRPr="00A40B7C">
        <w:rPr>
          <w:rFonts w:ascii="Times New Roman" w:hAnsi="Times New Roman" w:cs="Times New Roman" w:hint="eastAsia"/>
          <w:sz w:val="22"/>
          <w:szCs w:val="22"/>
        </w:rPr>
        <w:t xml:space="preserve">, </w:t>
      </w:r>
      <w:r w:rsidR="00C2430A" w:rsidRPr="00A40B7C">
        <w:rPr>
          <w:rFonts w:ascii="Times New Roman" w:hAnsi="Times New Roman" w:cs="Times New Roman" w:hint="eastAsia"/>
          <w:sz w:val="22"/>
          <w:szCs w:val="22"/>
        </w:rPr>
        <w:t>and CEO age</w:t>
      </w:r>
      <w:r w:rsidR="00D359B5" w:rsidRPr="00A40B7C">
        <w:rPr>
          <w:rFonts w:ascii="Times New Roman" w:hAnsi="Times New Roman" w:cs="Times New Roman" w:hint="eastAsia"/>
          <w:sz w:val="22"/>
          <w:szCs w:val="22"/>
        </w:rPr>
        <w:t xml:space="preserve"> </w:t>
      </w:r>
      <w:r w:rsidR="0079642D" w:rsidRPr="00A40B7C">
        <w:rPr>
          <w:rFonts w:ascii="Times New Roman" w:hAnsi="Times New Roman" w:cs="Times New Roman"/>
          <w:sz w:val="22"/>
          <w:szCs w:val="22"/>
        </w:rPr>
        <w:t>(Ali &amp; Zhang, 2015)</w:t>
      </w:r>
      <w:r w:rsidR="00C2430A" w:rsidRPr="00A40B7C">
        <w:rPr>
          <w:rFonts w:ascii="Times New Roman" w:hAnsi="Times New Roman" w:cs="Times New Roman" w:hint="eastAsia"/>
          <w:sz w:val="22"/>
          <w:szCs w:val="22"/>
        </w:rPr>
        <w:t xml:space="preserve"> as they are all </w:t>
      </w:r>
      <w:r w:rsidR="00252BD6" w:rsidRPr="00A40B7C">
        <w:rPr>
          <w:rFonts w:ascii="Times New Roman" w:hAnsi="Times New Roman" w:cs="Times New Roman" w:hint="eastAsia"/>
          <w:sz w:val="22"/>
          <w:szCs w:val="22"/>
        </w:rPr>
        <w:t>documented to have multiple mechanisms affecting t</w:t>
      </w:r>
      <w:r w:rsidR="005B57D7" w:rsidRPr="00A40B7C">
        <w:rPr>
          <w:rFonts w:ascii="Times New Roman" w:hAnsi="Times New Roman" w:cs="Times New Roman" w:hint="eastAsia"/>
          <w:sz w:val="22"/>
          <w:szCs w:val="22"/>
        </w:rPr>
        <w:t>he decision of managing earnings reporting.</w:t>
      </w:r>
      <w:r w:rsidR="00113436" w:rsidRPr="00A40B7C">
        <w:rPr>
          <w:rFonts w:ascii="Times New Roman" w:hAnsi="Times New Roman" w:cs="Times New Roman" w:hint="eastAsia"/>
          <w:sz w:val="22"/>
          <w:szCs w:val="22"/>
        </w:rPr>
        <w:t xml:space="preserve"> </w:t>
      </w:r>
    </w:p>
    <w:p w14:paraId="78D6995A" w14:textId="12685D04" w:rsidR="0078452F" w:rsidRPr="00A40B7C" w:rsidRDefault="0078452F" w:rsidP="00447190">
      <w:pPr>
        <w:jc w:val="both"/>
        <w:rPr>
          <w:rFonts w:ascii="Times New Roman" w:hAnsi="Times New Roman" w:cs="Times New Roman"/>
          <w:b/>
          <w:sz w:val="22"/>
          <w:szCs w:val="22"/>
        </w:rPr>
      </w:pPr>
      <w:r w:rsidRPr="00A40B7C">
        <w:rPr>
          <w:rFonts w:ascii="Times New Roman" w:hAnsi="Times New Roman" w:cs="Times New Roman" w:hint="eastAsia"/>
          <w:b/>
          <w:sz w:val="22"/>
          <w:szCs w:val="22"/>
        </w:rPr>
        <w:t>Estimation</w:t>
      </w:r>
    </w:p>
    <w:p w14:paraId="7EC0AC75" w14:textId="4E3F5F69" w:rsidR="00BF3583" w:rsidRPr="00A40B7C" w:rsidRDefault="006854D7" w:rsidP="006854D7">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lastRenderedPageBreak/>
        <w:t xml:space="preserve">We </w:t>
      </w:r>
      <w:r w:rsidR="00614666" w:rsidRPr="00614666">
        <w:rPr>
          <w:rFonts w:ascii="Times New Roman" w:hAnsi="Times New Roman" w:cs="Times New Roman"/>
          <w:sz w:val="22"/>
          <w:szCs w:val="22"/>
        </w:rPr>
        <w:t xml:space="preserve">employ ordinary least squares (OLS) </w:t>
      </w:r>
      <w:r w:rsidR="00732E9F" w:rsidRPr="00A40B7C">
        <w:rPr>
          <w:rFonts w:ascii="Times New Roman" w:hAnsi="Times New Roman" w:cs="Times New Roman" w:hint="eastAsia"/>
          <w:sz w:val="22"/>
          <w:szCs w:val="22"/>
        </w:rPr>
        <w:t>regression</w:t>
      </w:r>
      <w:r w:rsidR="00937081" w:rsidRPr="00A40B7C">
        <w:rPr>
          <w:rFonts w:ascii="Times New Roman" w:hAnsi="Times New Roman" w:cs="Times New Roman" w:hint="eastAsia"/>
          <w:sz w:val="22"/>
          <w:szCs w:val="22"/>
        </w:rPr>
        <w:t xml:space="preserve">s </w:t>
      </w:r>
      <w:r w:rsidR="00B43D2E" w:rsidRPr="00A40B7C">
        <w:rPr>
          <w:rFonts w:ascii="Times New Roman" w:hAnsi="Times New Roman" w:cs="Times New Roman" w:hint="eastAsia"/>
          <w:sz w:val="22"/>
          <w:szCs w:val="22"/>
        </w:rPr>
        <w:t>to estimate our model</w:t>
      </w:r>
      <w:r w:rsidR="004663FD" w:rsidRPr="00A40B7C">
        <w:rPr>
          <w:rFonts w:ascii="Times New Roman" w:hAnsi="Times New Roman" w:cs="Times New Roman" w:hint="eastAsia"/>
          <w:sz w:val="22"/>
          <w:szCs w:val="22"/>
        </w:rPr>
        <w:t xml:space="preserve"> </w:t>
      </w:r>
      <w:r w:rsidR="004663FD" w:rsidRPr="00A40B7C">
        <w:rPr>
          <w:rFonts w:ascii="Times New Roman" w:hAnsi="Times New Roman" w:cs="Times New Roman"/>
          <w:sz w:val="22"/>
          <w:szCs w:val="22"/>
        </w:rPr>
        <w:t>(Abadie, Athey, Imbens, &amp; Wooldridge, 2022)</w:t>
      </w:r>
      <w:r w:rsidR="007F10A3" w:rsidRPr="00A40B7C">
        <w:rPr>
          <w:rFonts w:ascii="Times New Roman" w:hAnsi="Times New Roman" w:cs="Times New Roman" w:hint="eastAsia"/>
          <w:sz w:val="22"/>
          <w:szCs w:val="22"/>
        </w:rPr>
        <w:t xml:space="preserve">. </w:t>
      </w:r>
      <w:r w:rsidR="006051CE" w:rsidRPr="00A40B7C">
        <w:rPr>
          <w:rFonts w:ascii="Times New Roman" w:hAnsi="Times New Roman" w:cs="Times New Roman" w:hint="eastAsia"/>
          <w:sz w:val="22"/>
          <w:szCs w:val="22"/>
        </w:rPr>
        <w:t>All regressions included</w:t>
      </w:r>
      <w:r w:rsidR="00AC2C8C">
        <w:rPr>
          <w:rFonts w:ascii="Times New Roman" w:hAnsi="Times New Roman" w:cs="Times New Roman" w:hint="eastAsia"/>
          <w:sz w:val="22"/>
          <w:szCs w:val="22"/>
        </w:rPr>
        <w:t xml:space="preserve"> </w:t>
      </w:r>
      <w:r w:rsidR="00AC2C8C" w:rsidRPr="00AC2C8C">
        <w:rPr>
          <w:rFonts w:ascii="Times New Roman" w:hAnsi="Times New Roman" w:cs="Times New Roman"/>
          <w:sz w:val="22"/>
          <w:szCs w:val="22"/>
        </w:rPr>
        <w:t>firm fixed effects to control for time-invariant unobservable firm heterogeneity and year fixed effects to account for macroeconomic shocks. Standard errors are clustered at the firm level to correct for serial correlation</w:t>
      </w:r>
      <w:r w:rsidR="00A20A0F" w:rsidRPr="00A40B7C">
        <w:rPr>
          <w:rFonts w:ascii="Times New Roman" w:hAnsi="Times New Roman" w:cs="Times New Roman" w:hint="eastAsia"/>
          <w:sz w:val="22"/>
          <w:szCs w:val="22"/>
        </w:rPr>
        <w:t>.</w:t>
      </w:r>
      <w:r w:rsidR="001C3E15" w:rsidRPr="00A40B7C">
        <w:rPr>
          <w:rFonts w:ascii="Times New Roman" w:hAnsi="Times New Roman" w:cs="Times New Roman" w:hint="eastAsia"/>
          <w:sz w:val="22"/>
          <w:szCs w:val="22"/>
        </w:rPr>
        <w:t xml:space="preserve"> </w:t>
      </w:r>
      <w:r w:rsidR="0070488B" w:rsidRPr="00A40B7C">
        <w:rPr>
          <w:rFonts w:ascii="Times New Roman" w:hAnsi="Times New Roman" w:cs="Times New Roman"/>
          <w:sz w:val="22"/>
          <w:szCs w:val="22"/>
        </w:rPr>
        <w:t>Following existing research (Larson et al., 2018)</w:t>
      </w:r>
      <w:r w:rsidR="00A42EC3" w:rsidRPr="00A40B7C">
        <w:rPr>
          <w:rFonts w:ascii="Times New Roman" w:hAnsi="Times New Roman" w:cs="Times New Roman" w:hint="eastAsia"/>
          <w:sz w:val="22"/>
          <w:szCs w:val="22"/>
        </w:rPr>
        <w:t>,</w:t>
      </w:r>
      <w:r w:rsidR="00632883" w:rsidRPr="00A40B7C">
        <w:rPr>
          <w:rFonts w:ascii="Times New Roman" w:hAnsi="Times New Roman" w:cs="Times New Roman" w:hint="eastAsia"/>
          <w:sz w:val="22"/>
          <w:szCs w:val="22"/>
        </w:rPr>
        <w:t xml:space="preserve"> </w:t>
      </w:r>
      <w:r w:rsidR="0070488B" w:rsidRPr="00A40B7C">
        <w:rPr>
          <w:rFonts w:ascii="Times New Roman" w:hAnsi="Times New Roman" w:cs="Times New Roman"/>
          <w:sz w:val="22"/>
          <w:szCs w:val="22"/>
        </w:rPr>
        <w:t>we included one-year lagged</w:t>
      </w:r>
      <w:r w:rsidR="004C163F" w:rsidRPr="00A40B7C">
        <w:rPr>
          <w:rStyle w:val="af6"/>
          <w:rFonts w:ascii="Times New Roman" w:hAnsi="Times New Roman" w:cs="Times New Roman"/>
          <w:sz w:val="22"/>
          <w:szCs w:val="22"/>
        </w:rPr>
        <w:footnoteReference w:id="7"/>
      </w:r>
      <w:r w:rsidR="0070488B" w:rsidRPr="00A40B7C">
        <w:rPr>
          <w:rFonts w:ascii="Times New Roman" w:hAnsi="Times New Roman" w:cs="Times New Roman"/>
          <w:sz w:val="22"/>
          <w:szCs w:val="22"/>
        </w:rPr>
        <w:t xml:space="preserve"> dependent variable to account for the autocorrelation</w:t>
      </w:r>
      <w:r w:rsidR="00632883" w:rsidRPr="00A40B7C">
        <w:rPr>
          <w:rFonts w:ascii="Times New Roman" w:hAnsi="Times New Roman" w:cs="Times New Roman" w:hint="eastAsia"/>
          <w:sz w:val="22"/>
          <w:szCs w:val="22"/>
        </w:rPr>
        <w:t xml:space="preserve"> of discretionary accruals</w:t>
      </w:r>
      <w:r w:rsidR="0070488B" w:rsidRPr="00A40B7C">
        <w:rPr>
          <w:rFonts w:ascii="Times New Roman" w:hAnsi="Times New Roman" w:cs="Times New Roman"/>
          <w:sz w:val="22"/>
          <w:szCs w:val="22"/>
        </w:rPr>
        <w:t xml:space="preserve"> (Bellemare, Masaki, &amp; Pepinsky, 2017).</w:t>
      </w:r>
      <w:r w:rsidR="004C163F" w:rsidRPr="00A40B7C">
        <w:rPr>
          <w:rFonts w:ascii="Times New Roman" w:hAnsi="Times New Roman" w:cs="Times New Roman" w:hint="eastAsia"/>
          <w:sz w:val="22"/>
          <w:szCs w:val="22"/>
        </w:rPr>
        <w:t xml:space="preserve"> </w:t>
      </w:r>
    </w:p>
    <w:p w14:paraId="6785665B" w14:textId="77777777" w:rsidR="00FB32FA" w:rsidRPr="00A40B7C" w:rsidRDefault="00FB32FA" w:rsidP="006854D7">
      <w:pPr>
        <w:ind w:firstLineChars="200" w:firstLine="440"/>
        <w:jc w:val="both"/>
        <w:rPr>
          <w:rFonts w:ascii="Times New Roman" w:hAnsi="Times New Roman" w:cs="Times New Roman"/>
          <w:sz w:val="22"/>
          <w:szCs w:val="22"/>
        </w:rPr>
      </w:pPr>
    </w:p>
    <w:p w14:paraId="13D1BBF2" w14:textId="63699D0A" w:rsidR="005506C5" w:rsidRPr="00A40B7C" w:rsidRDefault="00FE5152" w:rsidP="00FE5A5B">
      <w:pPr>
        <w:jc w:val="center"/>
        <w:rPr>
          <w:rFonts w:ascii="Times New Roman" w:hAnsi="Times New Roman" w:cs="Times New Roman"/>
          <w:b/>
          <w:sz w:val="22"/>
          <w:szCs w:val="22"/>
        </w:rPr>
      </w:pPr>
      <w:r w:rsidRPr="00A40B7C">
        <w:rPr>
          <w:rFonts w:ascii="Times New Roman" w:hAnsi="Times New Roman" w:cs="Times New Roman" w:hint="eastAsia"/>
          <w:b/>
          <w:sz w:val="22"/>
          <w:szCs w:val="22"/>
        </w:rPr>
        <w:t>RESULTS</w:t>
      </w:r>
    </w:p>
    <w:p w14:paraId="4870B520" w14:textId="029D8553" w:rsidR="00F2663E" w:rsidRPr="00A40B7C" w:rsidRDefault="007565E5" w:rsidP="004E136F">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t xml:space="preserve">Table 1 provides descriptive statistics and </w:t>
      </w:r>
      <w:r w:rsidR="00740484" w:rsidRPr="00A40B7C">
        <w:rPr>
          <w:rFonts w:ascii="Times New Roman" w:hAnsi="Times New Roman" w:cs="Times New Roman" w:hint="eastAsia"/>
          <w:sz w:val="22"/>
          <w:szCs w:val="22"/>
        </w:rPr>
        <w:t>correlations for the variables in our model.</w:t>
      </w:r>
      <w:r w:rsidR="00AF5E6B" w:rsidRPr="00A40B7C">
        <w:rPr>
          <w:sz w:val="22"/>
          <w:szCs w:val="22"/>
        </w:rPr>
        <w:t xml:space="preserve"> </w:t>
      </w:r>
      <w:r w:rsidR="00AF5E6B" w:rsidRPr="00A40B7C">
        <w:rPr>
          <w:rFonts w:ascii="Times New Roman" w:hAnsi="Times New Roman" w:cs="Times New Roman"/>
          <w:sz w:val="22"/>
          <w:szCs w:val="22"/>
        </w:rPr>
        <w:t xml:space="preserve">We also calculated variance inflation factors and found that all values were less than </w:t>
      </w:r>
      <w:r w:rsidR="00DE10FF" w:rsidRPr="00A40B7C">
        <w:rPr>
          <w:rFonts w:ascii="Times New Roman" w:hAnsi="Times New Roman" w:cs="Times New Roman" w:hint="eastAsia"/>
          <w:sz w:val="22"/>
          <w:szCs w:val="22"/>
        </w:rPr>
        <w:t>6</w:t>
      </w:r>
      <w:r w:rsidR="00AF5E6B" w:rsidRPr="00A40B7C">
        <w:rPr>
          <w:rFonts w:ascii="Times New Roman" w:hAnsi="Times New Roman" w:cs="Times New Roman"/>
          <w:sz w:val="22"/>
          <w:szCs w:val="22"/>
        </w:rPr>
        <w:t xml:space="preserve">, indicating that </w:t>
      </w:r>
      <w:r w:rsidR="0064709C" w:rsidRPr="00A40B7C">
        <w:rPr>
          <w:rFonts w:ascii="Times New Roman" w:hAnsi="Times New Roman" w:cs="Times New Roman"/>
          <w:sz w:val="22"/>
          <w:szCs w:val="22"/>
        </w:rPr>
        <w:t xml:space="preserve">there is no evidence that multicollinearity is a concern for our </w:t>
      </w:r>
      <w:r w:rsidR="00383358" w:rsidRPr="00A40B7C">
        <w:rPr>
          <w:rFonts w:ascii="Times New Roman" w:hAnsi="Times New Roman" w:cs="Times New Roman"/>
          <w:sz w:val="22"/>
          <w:szCs w:val="22"/>
        </w:rPr>
        <w:t>analysis</w:t>
      </w:r>
      <w:r w:rsidR="00AF5E6B" w:rsidRPr="00A40B7C">
        <w:rPr>
          <w:rFonts w:ascii="Times New Roman" w:hAnsi="Times New Roman" w:cs="Times New Roman"/>
          <w:sz w:val="22"/>
          <w:szCs w:val="22"/>
        </w:rPr>
        <w:t xml:space="preserve"> </w:t>
      </w:r>
      <w:r w:rsidR="00A65687" w:rsidRPr="00A40B7C">
        <w:rPr>
          <w:rFonts w:ascii="Times New Roman" w:hAnsi="Times New Roman" w:cs="Times New Roman"/>
          <w:kern w:val="0"/>
          <w:sz w:val="22"/>
          <w:szCs w:val="22"/>
        </w:rPr>
        <w:t>(O’brien, 2007)</w:t>
      </w:r>
      <w:r w:rsidR="00AF5E6B" w:rsidRPr="00A40B7C">
        <w:rPr>
          <w:rFonts w:ascii="Times New Roman" w:hAnsi="Times New Roman" w:cs="Times New Roman"/>
          <w:sz w:val="22"/>
          <w:szCs w:val="22"/>
        </w:rPr>
        <w:t>.</w:t>
      </w:r>
      <w:r w:rsidR="004E136F" w:rsidRPr="00A40B7C">
        <w:rPr>
          <w:rFonts w:ascii="Times New Roman" w:hAnsi="Times New Roman" w:cs="Times New Roman" w:hint="eastAsia"/>
          <w:sz w:val="22"/>
          <w:szCs w:val="22"/>
        </w:rPr>
        <w:t xml:space="preserve"> </w:t>
      </w:r>
    </w:p>
    <w:p w14:paraId="4F124893" w14:textId="77777777" w:rsidR="00E47E45" w:rsidRPr="00A40B7C" w:rsidRDefault="00E47E45" w:rsidP="00FB09CB">
      <w:pPr>
        <w:spacing w:after="0"/>
        <w:jc w:val="center"/>
        <w:rPr>
          <w:rFonts w:ascii="Times New Roman" w:eastAsia="Times New Roman" w:hAnsi="Times New Roman" w:cs="Times New Roman"/>
          <w:kern w:val="0"/>
          <w:sz w:val="22"/>
          <w:szCs w:val="22"/>
          <w14:ligatures w14:val="none"/>
        </w:rPr>
      </w:pPr>
      <w:r w:rsidRPr="00A40B7C">
        <w:rPr>
          <w:rFonts w:ascii="Times New Roman" w:eastAsia="Times New Roman" w:hAnsi="Times New Roman" w:cs="Times New Roman"/>
          <w:kern w:val="0"/>
          <w:sz w:val="22"/>
          <w:szCs w:val="22"/>
          <w14:ligatures w14:val="none"/>
        </w:rPr>
        <w:t>-----------------------</w:t>
      </w:r>
    </w:p>
    <w:p w14:paraId="0B770B58" w14:textId="745E1FE7" w:rsidR="00E47E45" w:rsidRPr="00A40B7C" w:rsidRDefault="00E47E45" w:rsidP="00FB09CB">
      <w:pPr>
        <w:spacing w:after="0"/>
        <w:jc w:val="center"/>
        <w:rPr>
          <w:rFonts w:ascii="Times New Roman" w:eastAsia="Times New Roman" w:hAnsi="Times New Roman" w:cs="Times New Roman"/>
          <w:kern w:val="0"/>
          <w:sz w:val="22"/>
          <w:szCs w:val="22"/>
          <w14:ligatures w14:val="none"/>
        </w:rPr>
      </w:pPr>
      <w:r w:rsidRPr="00A40B7C">
        <w:rPr>
          <w:rFonts w:ascii="Times New Roman" w:eastAsia="Times New Roman" w:hAnsi="Times New Roman" w:cs="Times New Roman"/>
          <w:kern w:val="0"/>
          <w:sz w:val="22"/>
          <w:szCs w:val="22"/>
          <w14:ligatures w14:val="none"/>
        </w:rPr>
        <w:t>I</w:t>
      </w:r>
      <w:r w:rsidRPr="00A40B7C">
        <w:rPr>
          <w:rFonts w:ascii="Times New Roman" w:eastAsia="Times New Roman" w:hAnsi="Times New Roman" w:cs="Times New Roman" w:hint="eastAsia"/>
          <w:kern w:val="0"/>
          <w:sz w:val="22"/>
          <w:szCs w:val="22"/>
          <w14:ligatures w14:val="none"/>
        </w:rPr>
        <w:t>n</w:t>
      </w:r>
      <w:r w:rsidRPr="00A40B7C">
        <w:rPr>
          <w:rFonts w:ascii="Times New Roman" w:eastAsia="Times New Roman" w:hAnsi="Times New Roman" w:cs="Times New Roman"/>
          <w:kern w:val="0"/>
          <w:sz w:val="22"/>
          <w:szCs w:val="22"/>
          <w14:ligatures w14:val="none"/>
        </w:rPr>
        <w:t>sert T</w:t>
      </w:r>
      <w:r w:rsidRPr="00A40B7C">
        <w:rPr>
          <w:rFonts w:ascii="Times New Roman" w:eastAsia="Times New Roman" w:hAnsi="Times New Roman" w:cs="Times New Roman" w:hint="eastAsia"/>
          <w:kern w:val="0"/>
          <w:sz w:val="22"/>
          <w:szCs w:val="22"/>
          <w14:ligatures w14:val="none"/>
        </w:rPr>
        <w:t>a</w:t>
      </w:r>
      <w:r w:rsidRPr="00A40B7C">
        <w:rPr>
          <w:rFonts w:ascii="Times New Roman" w:eastAsia="Times New Roman" w:hAnsi="Times New Roman" w:cs="Times New Roman"/>
          <w:kern w:val="0"/>
          <w:sz w:val="22"/>
          <w:szCs w:val="22"/>
          <w14:ligatures w14:val="none"/>
        </w:rPr>
        <w:t xml:space="preserve">ble </w:t>
      </w:r>
      <w:r w:rsidR="000D386F" w:rsidRPr="00A40B7C">
        <w:rPr>
          <w:rFonts w:ascii="Times New Roman" w:hAnsi="Times New Roman" w:cs="Times New Roman" w:hint="eastAsia"/>
          <w:kern w:val="0"/>
          <w:sz w:val="22"/>
          <w:szCs w:val="22"/>
          <w14:ligatures w14:val="none"/>
        </w:rPr>
        <w:t>1</w:t>
      </w:r>
      <w:r w:rsidRPr="00A40B7C">
        <w:rPr>
          <w:rFonts w:ascii="Times New Roman" w:eastAsia="Times New Roman" w:hAnsi="Times New Roman" w:cs="Times New Roman"/>
          <w:kern w:val="0"/>
          <w:sz w:val="22"/>
          <w:szCs w:val="22"/>
          <w14:ligatures w14:val="none"/>
        </w:rPr>
        <w:t xml:space="preserve"> here</w:t>
      </w:r>
    </w:p>
    <w:p w14:paraId="205E774F" w14:textId="36702F9E" w:rsidR="001B07E6" w:rsidRPr="00383358" w:rsidRDefault="00E47E45" w:rsidP="00383358">
      <w:pPr>
        <w:spacing w:after="0"/>
        <w:jc w:val="center"/>
        <w:rPr>
          <w:rFonts w:ascii="Times New Roman" w:hAnsi="Times New Roman" w:cs="Times New Roman"/>
          <w:kern w:val="0"/>
          <w:sz w:val="22"/>
          <w:szCs w:val="22"/>
          <w14:ligatures w14:val="none"/>
        </w:rPr>
      </w:pPr>
      <w:r w:rsidRPr="00A40B7C">
        <w:rPr>
          <w:rFonts w:ascii="Times New Roman" w:eastAsia="Times New Roman" w:hAnsi="Times New Roman" w:cs="Times New Roman"/>
          <w:kern w:val="0"/>
          <w:sz w:val="22"/>
          <w:szCs w:val="22"/>
          <w14:ligatures w14:val="none"/>
        </w:rPr>
        <w:t>-----------------------</w:t>
      </w:r>
    </w:p>
    <w:p w14:paraId="0A9327E8" w14:textId="77777777" w:rsidR="000D560B" w:rsidRDefault="001B07E6" w:rsidP="00D7627C">
      <w:pPr>
        <w:ind w:firstLineChars="200" w:firstLine="440"/>
        <w:jc w:val="both"/>
        <w:rPr>
          <w:rFonts w:ascii="Times New Roman" w:hAnsi="Times New Roman" w:cs="Times New Roman"/>
          <w:sz w:val="22"/>
          <w:szCs w:val="22"/>
        </w:rPr>
      </w:pPr>
      <w:r w:rsidRPr="001B07E6">
        <w:rPr>
          <w:rFonts w:ascii="Times New Roman" w:hAnsi="Times New Roman" w:cs="Times New Roman"/>
          <w:sz w:val="22"/>
          <w:szCs w:val="22"/>
        </w:rPr>
        <w:t>Table 2 reports the results of the OLS regression analyses examining the relationship between substantive ESG engagement and earnings management (Hypothesis 1), as well as the moderating role of industry culpability (Hypothesis 2). All models include firm fixed effects to control for time-invariant unobservable heterogeneity and year fixed effects to account for macroeconomic shocks.</w:t>
      </w:r>
      <w:r w:rsidR="004C336B">
        <w:rPr>
          <w:rFonts w:ascii="Times New Roman" w:hAnsi="Times New Roman" w:cs="Times New Roman" w:hint="eastAsia"/>
          <w:sz w:val="22"/>
          <w:szCs w:val="22"/>
        </w:rPr>
        <w:t xml:space="preserve"> </w:t>
      </w:r>
    </w:p>
    <w:p w14:paraId="4D252C08" w14:textId="65EE5621" w:rsidR="008B0680" w:rsidRDefault="001B07E6" w:rsidP="00D7627C">
      <w:pPr>
        <w:ind w:firstLineChars="200" w:firstLine="440"/>
        <w:jc w:val="both"/>
        <w:rPr>
          <w:rFonts w:ascii="Times New Roman" w:hAnsi="Times New Roman" w:cs="Times New Roman"/>
          <w:sz w:val="22"/>
          <w:szCs w:val="22"/>
        </w:rPr>
      </w:pPr>
      <w:r w:rsidRPr="001B07E6">
        <w:rPr>
          <w:rFonts w:ascii="Times New Roman" w:hAnsi="Times New Roman" w:cs="Times New Roman"/>
          <w:sz w:val="22"/>
          <w:szCs w:val="22"/>
        </w:rPr>
        <w:t>We begin by analyzing the aggregate E</w:t>
      </w:r>
      <w:r w:rsidR="000D560B">
        <w:rPr>
          <w:rFonts w:ascii="Times New Roman" w:hAnsi="Times New Roman" w:cs="Times New Roman" w:hint="eastAsia"/>
          <w:sz w:val="22"/>
          <w:szCs w:val="22"/>
        </w:rPr>
        <w:t>&amp;</w:t>
      </w:r>
      <w:r w:rsidRPr="001B07E6">
        <w:rPr>
          <w:rFonts w:ascii="Times New Roman" w:hAnsi="Times New Roman" w:cs="Times New Roman"/>
          <w:sz w:val="22"/>
          <w:szCs w:val="22"/>
        </w:rPr>
        <w:t xml:space="preserve">S </w:t>
      </w:r>
      <w:r w:rsidR="004C336B">
        <w:rPr>
          <w:rFonts w:ascii="Times New Roman" w:hAnsi="Times New Roman" w:cs="Times New Roman" w:hint="eastAsia"/>
          <w:sz w:val="22"/>
          <w:szCs w:val="22"/>
        </w:rPr>
        <w:t>c</w:t>
      </w:r>
      <w:r w:rsidRPr="001B07E6">
        <w:rPr>
          <w:rFonts w:ascii="Times New Roman" w:hAnsi="Times New Roman" w:cs="Times New Roman"/>
          <w:sz w:val="22"/>
          <w:szCs w:val="22"/>
        </w:rPr>
        <w:t xml:space="preserve">omposite </w:t>
      </w:r>
      <w:r w:rsidR="004C336B">
        <w:rPr>
          <w:rFonts w:ascii="Times New Roman" w:hAnsi="Times New Roman" w:cs="Times New Roman" w:hint="eastAsia"/>
          <w:sz w:val="22"/>
          <w:szCs w:val="22"/>
        </w:rPr>
        <w:t>s</w:t>
      </w:r>
      <w:r w:rsidRPr="001B07E6">
        <w:rPr>
          <w:rFonts w:ascii="Times New Roman" w:hAnsi="Times New Roman" w:cs="Times New Roman"/>
          <w:sz w:val="22"/>
          <w:szCs w:val="22"/>
        </w:rPr>
        <w:t>core to establish a baseline. In Model 1, which introduces the composite ESG score alongside controls, the coefficient is positive but statistically insignificant (</w:t>
      </w:r>
      <w:r w:rsidR="009E5FBC">
        <w:rPr>
          <w:rFonts w:ascii="Times New Roman" w:hAnsi="Times New Roman" w:cs="Times New Roman"/>
          <w:sz w:val="22"/>
          <w:szCs w:val="22"/>
        </w:rPr>
        <w:t>β</w:t>
      </w:r>
      <w:r w:rsidRPr="001B07E6">
        <w:rPr>
          <w:rFonts w:ascii="Times New Roman" w:hAnsi="Times New Roman" w:cs="Times New Roman"/>
          <w:sz w:val="22"/>
          <w:szCs w:val="22"/>
        </w:rPr>
        <w:t xml:space="preserve"> = 0.003, p &gt; 0.10). This initial null result is noteworthy. It suggests that when environmental and social initiatives are bundled together, the moral licensing </w:t>
      </w:r>
      <w:r w:rsidR="00184582">
        <w:rPr>
          <w:rFonts w:ascii="Times New Roman" w:hAnsi="Times New Roman" w:cs="Times New Roman" w:hint="eastAsia"/>
          <w:sz w:val="22"/>
          <w:szCs w:val="22"/>
        </w:rPr>
        <w:t xml:space="preserve">mechanism </w:t>
      </w:r>
      <w:r w:rsidRPr="001B07E6">
        <w:rPr>
          <w:rFonts w:ascii="Times New Roman" w:hAnsi="Times New Roman" w:cs="Times New Roman"/>
          <w:sz w:val="22"/>
          <w:szCs w:val="22"/>
        </w:rPr>
        <w:t xml:space="preserve">may be diluted. Since our theory posits that moral licensing is triggered specifically by substantive, resource-intensive good deeds that create </w:t>
      </w:r>
      <w:r w:rsidRPr="001B07E6">
        <w:rPr>
          <w:rFonts w:ascii="Times New Roman" w:hAnsi="Times New Roman" w:cs="Times New Roman"/>
          <w:sz w:val="22"/>
          <w:szCs w:val="22"/>
        </w:rPr>
        <w:lastRenderedPageBreak/>
        <w:t xml:space="preserve">a genuine sense of moral credit, the aggregate score—which includes </w:t>
      </w:r>
      <w:r w:rsidR="00AE3114">
        <w:rPr>
          <w:rFonts w:ascii="Times New Roman" w:hAnsi="Times New Roman" w:cs="Times New Roman" w:hint="eastAsia"/>
          <w:sz w:val="22"/>
          <w:szCs w:val="22"/>
        </w:rPr>
        <w:t>instrumental</w:t>
      </w:r>
      <w:r w:rsidRPr="001B07E6">
        <w:rPr>
          <w:rFonts w:ascii="Times New Roman" w:hAnsi="Times New Roman" w:cs="Times New Roman"/>
          <w:sz w:val="22"/>
          <w:szCs w:val="22"/>
        </w:rPr>
        <w:t xml:space="preserve"> social policies—may mask the true underlying relationship.</w:t>
      </w:r>
      <w:r w:rsidR="00C32CB5">
        <w:rPr>
          <w:rFonts w:ascii="Times New Roman" w:hAnsi="Times New Roman" w:cs="Times New Roman" w:hint="eastAsia"/>
          <w:sz w:val="22"/>
          <w:szCs w:val="22"/>
        </w:rPr>
        <w:t xml:space="preserve"> </w:t>
      </w:r>
    </w:p>
    <w:p w14:paraId="27C1FF21" w14:textId="3C92D99E" w:rsidR="0065457C" w:rsidRDefault="001B07E6" w:rsidP="00D7627C">
      <w:pPr>
        <w:ind w:firstLineChars="200" w:firstLine="440"/>
        <w:jc w:val="both"/>
        <w:rPr>
          <w:rFonts w:ascii="Times New Roman" w:hAnsi="Times New Roman" w:cs="Times New Roman"/>
          <w:sz w:val="22"/>
          <w:szCs w:val="22"/>
        </w:rPr>
      </w:pPr>
      <w:r w:rsidRPr="001B07E6">
        <w:rPr>
          <w:rFonts w:ascii="Times New Roman" w:hAnsi="Times New Roman" w:cs="Times New Roman"/>
          <w:sz w:val="22"/>
          <w:szCs w:val="22"/>
        </w:rPr>
        <w:t xml:space="preserve">To test Hypothesis 1 and disentangle this masking effect, we decompose the aggregate measure and focus on the </w:t>
      </w:r>
      <w:bookmarkStart w:id="266" w:name="OLE_LINK7"/>
      <w:r w:rsidR="00C32CB5">
        <w:rPr>
          <w:rFonts w:ascii="Times New Roman" w:hAnsi="Times New Roman" w:cs="Times New Roman" w:hint="eastAsia"/>
          <w:sz w:val="22"/>
          <w:szCs w:val="22"/>
        </w:rPr>
        <w:t>e</w:t>
      </w:r>
      <w:r w:rsidRPr="001B07E6">
        <w:rPr>
          <w:rFonts w:ascii="Times New Roman" w:hAnsi="Times New Roman" w:cs="Times New Roman"/>
          <w:sz w:val="22"/>
          <w:szCs w:val="22"/>
        </w:rPr>
        <w:t xml:space="preserve">nvironmental </w:t>
      </w:r>
      <w:r w:rsidR="00C32CB5">
        <w:rPr>
          <w:rFonts w:ascii="Times New Roman" w:hAnsi="Times New Roman" w:cs="Times New Roman" w:hint="eastAsia"/>
          <w:sz w:val="22"/>
          <w:szCs w:val="22"/>
        </w:rPr>
        <w:t>p</w:t>
      </w:r>
      <w:r w:rsidRPr="001B07E6">
        <w:rPr>
          <w:rFonts w:ascii="Times New Roman" w:hAnsi="Times New Roman" w:cs="Times New Roman"/>
          <w:sz w:val="22"/>
          <w:szCs w:val="22"/>
        </w:rPr>
        <w:t>illar</w:t>
      </w:r>
      <w:bookmarkEnd w:id="266"/>
      <w:r w:rsidRPr="001B07E6">
        <w:rPr>
          <w:rFonts w:ascii="Times New Roman" w:hAnsi="Times New Roman" w:cs="Times New Roman"/>
          <w:sz w:val="22"/>
          <w:szCs w:val="22"/>
        </w:rPr>
        <w:t xml:space="preserve"> </w:t>
      </w:r>
      <w:r w:rsidR="00C32CB5">
        <w:rPr>
          <w:rFonts w:ascii="Times New Roman" w:hAnsi="Times New Roman" w:cs="Times New Roman" w:hint="eastAsia"/>
          <w:sz w:val="22"/>
          <w:szCs w:val="22"/>
        </w:rPr>
        <w:t>s</w:t>
      </w:r>
      <w:r w:rsidRPr="001B07E6">
        <w:rPr>
          <w:rFonts w:ascii="Times New Roman" w:hAnsi="Times New Roman" w:cs="Times New Roman"/>
          <w:sz w:val="22"/>
          <w:szCs w:val="22"/>
        </w:rPr>
        <w:t xml:space="preserve">core in Model </w:t>
      </w:r>
      <w:r w:rsidR="00B63B67">
        <w:rPr>
          <w:rFonts w:ascii="Times New Roman" w:hAnsi="Times New Roman" w:cs="Times New Roman" w:hint="eastAsia"/>
          <w:sz w:val="22"/>
          <w:szCs w:val="22"/>
        </w:rPr>
        <w:t>3</w:t>
      </w:r>
      <w:r w:rsidRPr="001B07E6">
        <w:rPr>
          <w:rFonts w:ascii="Times New Roman" w:hAnsi="Times New Roman" w:cs="Times New Roman"/>
          <w:sz w:val="22"/>
          <w:szCs w:val="22"/>
        </w:rPr>
        <w:t xml:space="preserve">. Consistent with our theoretical prediction, the coefficient for the </w:t>
      </w:r>
      <w:r w:rsidR="00B63B67" w:rsidRPr="00B63B67">
        <w:rPr>
          <w:rFonts w:ascii="Times New Roman" w:hAnsi="Times New Roman" w:cs="Times New Roman"/>
          <w:sz w:val="22"/>
          <w:szCs w:val="22"/>
        </w:rPr>
        <w:t xml:space="preserve">environmental pillar </w:t>
      </w:r>
      <w:r w:rsidR="00B63B67">
        <w:rPr>
          <w:rFonts w:ascii="Times New Roman" w:hAnsi="Times New Roman" w:cs="Times New Roman" w:hint="eastAsia"/>
          <w:sz w:val="22"/>
          <w:szCs w:val="22"/>
        </w:rPr>
        <w:t>s</w:t>
      </w:r>
      <w:r w:rsidRPr="001B07E6">
        <w:rPr>
          <w:rFonts w:ascii="Times New Roman" w:hAnsi="Times New Roman" w:cs="Times New Roman"/>
          <w:sz w:val="22"/>
          <w:szCs w:val="22"/>
        </w:rPr>
        <w:t>core is positive and statistically significant (</w:t>
      </w:r>
      <w:r w:rsidR="009E5FBC">
        <w:rPr>
          <w:rFonts w:ascii="Times New Roman" w:hAnsi="Times New Roman" w:cs="Times New Roman"/>
          <w:sz w:val="22"/>
          <w:szCs w:val="22"/>
        </w:rPr>
        <w:t>β</w:t>
      </w:r>
      <w:r w:rsidRPr="001B07E6">
        <w:rPr>
          <w:rFonts w:ascii="Times New Roman" w:hAnsi="Times New Roman" w:cs="Times New Roman"/>
          <w:sz w:val="22"/>
          <w:szCs w:val="22"/>
        </w:rPr>
        <w:t xml:space="preserve"> = 0.007, p &lt; 0.05). This finding provides direct support for Hypothesis 1. It suggests that firms making substantive investments in environmental </w:t>
      </w:r>
      <w:r w:rsidR="00E2783C">
        <w:rPr>
          <w:rFonts w:ascii="Times New Roman" w:hAnsi="Times New Roman" w:cs="Times New Roman" w:hint="eastAsia"/>
          <w:sz w:val="22"/>
          <w:szCs w:val="22"/>
        </w:rPr>
        <w:t>initiatives</w:t>
      </w:r>
      <w:r w:rsidRPr="001B07E6">
        <w:rPr>
          <w:rFonts w:ascii="Times New Roman" w:hAnsi="Times New Roman" w:cs="Times New Roman"/>
          <w:sz w:val="22"/>
          <w:szCs w:val="22"/>
        </w:rPr>
        <w:t>—such as emission reductions and green innovation—are significantly more likely to engage in discretionary earnings management.</w:t>
      </w:r>
      <w:r w:rsidR="00E2783C">
        <w:rPr>
          <w:rFonts w:ascii="Times New Roman" w:hAnsi="Times New Roman" w:cs="Times New Roman" w:hint="eastAsia"/>
          <w:sz w:val="22"/>
          <w:szCs w:val="22"/>
        </w:rPr>
        <w:t xml:space="preserve"> </w:t>
      </w:r>
      <w:r w:rsidRPr="001B07E6">
        <w:rPr>
          <w:rFonts w:ascii="Times New Roman" w:hAnsi="Times New Roman" w:cs="Times New Roman"/>
          <w:sz w:val="22"/>
          <w:szCs w:val="22"/>
        </w:rPr>
        <w:t xml:space="preserve">To gauge the economic magnitude of this effect, we compare the coefficient to the sample distribution. A one-standard-deviation increase in the </w:t>
      </w:r>
      <w:r w:rsidR="00EF1C51">
        <w:rPr>
          <w:rFonts w:ascii="Times New Roman" w:hAnsi="Times New Roman" w:cs="Times New Roman" w:hint="eastAsia"/>
          <w:sz w:val="22"/>
          <w:szCs w:val="22"/>
        </w:rPr>
        <w:t>e</w:t>
      </w:r>
      <w:r w:rsidRPr="001B07E6">
        <w:rPr>
          <w:rFonts w:ascii="Times New Roman" w:hAnsi="Times New Roman" w:cs="Times New Roman"/>
          <w:sz w:val="22"/>
          <w:szCs w:val="22"/>
        </w:rPr>
        <w:t xml:space="preserve">nvironmental </w:t>
      </w:r>
      <w:r w:rsidR="00EF1C51">
        <w:rPr>
          <w:rFonts w:ascii="Times New Roman" w:hAnsi="Times New Roman" w:cs="Times New Roman" w:hint="eastAsia"/>
          <w:sz w:val="22"/>
          <w:szCs w:val="22"/>
        </w:rPr>
        <w:t>s</w:t>
      </w:r>
      <w:r w:rsidRPr="001B07E6">
        <w:rPr>
          <w:rFonts w:ascii="Times New Roman" w:hAnsi="Times New Roman" w:cs="Times New Roman"/>
          <w:sz w:val="22"/>
          <w:szCs w:val="22"/>
        </w:rPr>
        <w:t xml:space="preserve">core (approx. 24.5 points) is associated with an increase in </w:t>
      </w:r>
      <w:r w:rsidR="00AA5DFB">
        <w:rPr>
          <w:rFonts w:ascii="Times New Roman" w:hAnsi="Times New Roman" w:cs="Times New Roman" w:hint="eastAsia"/>
          <w:sz w:val="22"/>
          <w:szCs w:val="22"/>
        </w:rPr>
        <w:t xml:space="preserve">asset scaled </w:t>
      </w:r>
      <w:r w:rsidRPr="001B07E6">
        <w:rPr>
          <w:rFonts w:ascii="Times New Roman" w:hAnsi="Times New Roman" w:cs="Times New Roman"/>
          <w:sz w:val="22"/>
          <w:szCs w:val="22"/>
        </w:rPr>
        <w:t>discretionary accruals of roughly 3.7% relative to the sample mean. While this percentage appears modest, applied to the average firm's total assets in our sample, it represents a substantial dollar value of managed earnings, indicating that the moral licensing effect has meaningful implications for financial reporting quality.</w:t>
      </w:r>
      <w:r w:rsidR="0065457C">
        <w:rPr>
          <w:rFonts w:ascii="Times New Roman" w:hAnsi="Times New Roman" w:cs="Times New Roman" w:hint="eastAsia"/>
          <w:sz w:val="22"/>
          <w:szCs w:val="22"/>
        </w:rPr>
        <w:t xml:space="preserve"> </w:t>
      </w:r>
    </w:p>
    <w:p w14:paraId="07BF90A0" w14:textId="496F5052" w:rsidR="00E47E45" w:rsidRDefault="00586CE2" w:rsidP="00D7627C">
      <w:pPr>
        <w:ind w:firstLineChars="200" w:firstLine="440"/>
        <w:jc w:val="both"/>
        <w:rPr>
          <w:rFonts w:ascii="Times New Roman" w:hAnsi="Times New Roman" w:cs="Times New Roman"/>
          <w:sz w:val="22"/>
          <w:szCs w:val="22"/>
        </w:rPr>
      </w:pPr>
      <w:r w:rsidRPr="00586CE2">
        <w:rPr>
          <w:rFonts w:ascii="Times New Roman" w:hAnsi="Times New Roman" w:cs="Times New Roman"/>
          <w:sz w:val="22"/>
          <w:szCs w:val="22"/>
        </w:rPr>
        <w:t>To further validate that our results are driven by the specific psychological mechanism of moral licensing—which requires a sense of "moral sacrifice"—we examine the</w:t>
      </w:r>
      <w:r w:rsidR="001B07E6" w:rsidRPr="001B07E6">
        <w:rPr>
          <w:rFonts w:ascii="Times New Roman" w:hAnsi="Times New Roman" w:cs="Times New Roman"/>
          <w:sz w:val="22"/>
          <w:szCs w:val="22"/>
        </w:rPr>
        <w:t xml:space="preserve"> </w:t>
      </w:r>
      <w:r w:rsidR="006402C8">
        <w:rPr>
          <w:rFonts w:ascii="Times New Roman" w:hAnsi="Times New Roman" w:cs="Times New Roman" w:hint="eastAsia"/>
          <w:sz w:val="22"/>
          <w:szCs w:val="22"/>
        </w:rPr>
        <w:t>s</w:t>
      </w:r>
      <w:r w:rsidR="001B07E6" w:rsidRPr="001B07E6">
        <w:rPr>
          <w:rFonts w:ascii="Times New Roman" w:hAnsi="Times New Roman" w:cs="Times New Roman"/>
          <w:sz w:val="22"/>
          <w:szCs w:val="22"/>
        </w:rPr>
        <w:t xml:space="preserve">ocial </w:t>
      </w:r>
      <w:r w:rsidR="006402C8">
        <w:rPr>
          <w:rFonts w:ascii="Times New Roman" w:hAnsi="Times New Roman" w:cs="Times New Roman" w:hint="eastAsia"/>
          <w:sz w:val="22"/>
          <w:szCs w:val="22"/>
        </w:rPr>
        <w:t>p</w:t>
      </w:r>
      <w:r w:rsidR="001B07E6" w:rsidRPr="001B07E6">
        <w:rPr>
          <w:rFonts w:ascii="Times New Roman" w:hAnsi="Times New Roman" w:cs="Times New Roman"/>
          <w:sz w:val="22"/>
          <w:szCs w:val="22"/>
        </w:rPr>
        <w:t xml:space="preserve">illar </w:t>
      </w:r>
      <w:r w:rsidR="006402C8">
        <w:rPr>
          <w:rFonts w:ascii="Times New Roman" w:hAnsi="Times New Roman" w:cs="Times New Roman" w:hint="eastAsia"/>
          <w:sz w:val="22"/>
          <w:szCs w:val="22"/>
        </w:rPr>
        <w:t>s</w:t>
      </w:r>
      <w:r w:rsidR="001B07E6" w:rsidRPr="001B07E6">
        <w:rPr>
          <w:rFonts w:ascii="Times New Roman" w:hAnsi="Times New Roman" w:cs="Times New Roman"/>
          <w:sz w:val="22"/>
          <w:szCs w:val="22"/>
        </w:rPr>
        <w:t xml:space="preserve">core in Model </w:t>
      </w:r>
      <w:r w:rsidR="006402C8">
        <w:rPr>
          <w:rFonts w:ascii="Times New Roman" w:hAnsi="Times New Roman" w:cs="Times New Roman" w:hint="eastAsia"/>
          <w:sz w:val="22"/>
          <w:szCs w:val="22"/>
        </w:rPr>
        <w:t>5&amp;6</w:t>
      </w:r>
      <w:r w:rsidR="001B07E6" w:rsidRPr="001B07E6">
        <w:rPr>
          <w:rFonts w:ascii="Times New Roman" w:hAnsi="Times New Roman" w:cs="Times New Roman"/>
          <w:sz w:val="22"/>
          <w:szCs w:val="22"/>
        </w:rPr>
        <w:t xml:space="preserve">. </w:t>
      </w:r>
      <w:r w:rsidR="00CC2040" w:rsidRPr="00CC2040">
        <w:rPr>
          <w:rFonts w:ascii="Times New Roman" w:hAnsi="Times New Roman" w:cs="Times New Roman"/>
          <w:sz w:val="22"/>
          <w:szCs w:val="22"/>
        </w:rPr>
        <w:t xml:space="preserve">The coefficient for the </w:t>
      </w:r>
      <w:r w:rsidR="00AF319B">
        <w:rPr>
          <w:rFonts w:ascii="Times New Roman" w:hAnsi="Times New Roman" w:cs="Times New Roman" w:hint="eastAsia"/>
          <w:sz w:val="22"/>
          <w:szCs w:val="22"/>
        </w:rPr>
        <w:t>s</w:t>
      </w:r>
      <w:r w:rsidR="00CC2040" w:rsidRPr="00CC2040">
        <w:rPr>
          <w:rFonts w:ascii="Times New Roman" w:hAnsi="Times New Roman" w:cs="Times New Roman"/>
          <w:sz w:val="22"/>
          <w:szCs w:val="22"/>
        </w:rPr>
        <w:t xml:space="preserve">ocial </w:t>
      </w:r>
      <w:r w:rsidR="00AF319B">
        <w:rPr>
          <w:rFonts w:ascii="Times New Roman" w:hAnsi="Times New Roman" w:cs="Times New Roman" w:hint="eastAsia"/>
          <w:sz w:val="22"/>
          <w:szCs w:val="22"/>
        </w:rPr>
        <w:t>s</w:t>
      </w:r>
      <w:r w:rsidR="00CC2040" w:rsidRPr="00CC2040">
        <w:rPr>
          <w:rFonts w:ascii="Times New Roman" w:hAnsi="Times New Roman" w:cs="Times New Roman"/>
          <w:sz w:val="22"/>
          <w:szCs w:val="22"/>
        </w:rPr>
        <w:t>core is statistically insignificant (</w:t>
      </w:r>
      <w:r w:rsidR="009E5FBC">
        <w:rPr>
          <w:rFonts w:ascii="Times New Roman" w:hAnsi="Times New Roman" w:cs="Times New Roman"/>
          <w:sz w:val="22"/>
          <w:szCs w:val="22"/>
        </w:rPr>
        <w:t>β</w:t>
      </w:r>
      <w:r w:rsidR="00CC2040" w:rsidRPr="00CC2040">
        <w:rPr>
          <w:rFonts w:ascii="Times New Roman" w:hAnsi="Times New Roman" w:cs="Times New Roman"/>
          <w:sz w:val="22"/>
          <w:szCs w:val="22"/>
        </w:rPr>
        <w:t xml:space="preserve"> = 0.001, p &gt; 0.50). We interpret this null result through the lens of instrumental stakeholder logic rather than reputation building.</w:t>
      </w:r>
      <w:r w:rsidR="00383358">
        <w:rPr>
          <w:rFonts w:ascii="Times New Roman" w:hAnsi="Times New Roman" w:cs="Times New Roman" w:hint="eastAsia"/>
          <w:sz w:val="22"/>
          <w:szCs w:val="22"/>
        </w:rPr>
        <w:t xml:space="preserve"> </w:t>
      </w:r>
      <w:r w:rsidR="00CC2040" w:rsidRPr="00CC2040">
        <w:rPr>
          <w:rFonts w:ascii="Times New Roman" w:hAnsi="Times New Roman" w:cs="Times New Roman"/>
          <w:sz w:val="22"/>
          <w:szCs w:val="22"/>
        </w:rPr>
        <w:t xml:space="preserve">Unlike environmental initiatives, which often involve costly capital expenditures with diffuse societal benefits (and thus are easily framed as a "sacrifice" for the greater good), social initiatives—such as workforce training, health and safety improvements, or diversity programs—are frequently rationalized by managers as strategic investments with expected reciprocal returns. Under this instrumental logic, better treatment of employees and suppliers is viewed as a transaction: the firm invests resources to extract higher productivity, retention, or supply chain resilience (e.g., DesJardine et al., 2025).When doing good is framed as a quid pro quo exchange for economic returns, it fails to generate the moral surplus or credits required to trigger the licensing effect. If managers perceive that they have already been paid back for their social efforts through operational benefits, they do not feel the psychological entitlement to pay themselves back through earnings </w:t>
      </w:r>
      <w:r w:rsidR="00CC2040" w:rsidRPr="00CC2040">
        <w:rPr>
          <w:rFonts w:ascii="Times New Roman" w:hAnsi="Times New Roman" w:cs="Times New Roman"/>
          <w:sz w:val="22"/>
          <w:szCs w:val="22"/>
        </w:rPr>
        <w:lastRenderedPageBreak/>
        <w:t xml:space="preserve">management. The sharp contrast between the significant effect of the </w:t>
      </w:r>
      <w:r w:rsidR="007045C0">
        <w:rPr>
          <w:rFonts w:ascii="Times New Roman" w:hAnsi="Times New Roman" w:cs="Times New Roman" w:hint="eastAsia"/>
          <w:sz w:val="22"/>
          <w:szCs w:val="22"/>
        </w:rPr>
        <w:t>e</w:t>
      </w:r>
      <w:r w:rsidR="00CC2040" w:rsidRPr="00CC2040">
        <w:rPr>
          <w:rFonts w:ascii="Times New Roman" w:hAnsi="Times New Roman" w:cs="Times New Roman"/>
          <w:sz w:val="22"/>
          <w:szCs w:val="22"/>
        </w:rPr>
        <w:t xml:space="preserve">nvironmental </w:t>
      </w:r>
      <w:r w:rsidR="007045C0">
        <w:rPr>
          <w:rFonts w:ascii="Times New Roman" w:hAnsi="Times New Roman" w:cs="Times New Roman" w:hint="eastAsia"/>
          <w:sz w:val="22"/>
          <w:szCs w:val="22"/>
        </w:rPr>
        <w:t>s</w:t>
      </w:r>
      <w:r w:rsidR="00CC2040" w:rsidRPr="00CC2040">
        <w:rPr>
          <w:rFonts w:ascii="Times New Roman" w:hAnsi="Times New Roman" w:cs="Times New Roman"/>
          <w:sz w:val="22"/>
          <w:szCs w:val="22"/>
        </w:rPr>
        <w:t xml:space="preserve">core (sacrifice-based licensing) and the null effect of the </w:t>
      </w:r>
      <w:r w:rsidR="007045C0">
        <w:rPr>
          <w:rFonts w:ascii="Times New Roman" w:hAnsi="Times New Roman" w:cs="Times New Roman" w:hint="eastAsia"/>
          <w:sz w:val="22"/>
          <w:szCs w:val="22"/>
        </w:rPr>
        <w:t>s</w:t>
      </w:r>
      <w:r w:rsidR="00CC2040" w:rsidRPr="00CC2040">
        <w:rPr>
          <w:rFonts w:ascii="Times New Roman" w:hAnsi="Times New Roman" w:cs="Times New Roman"/>
          <w:sz w:val="22"/>
          <w:szCs w:val="22"/>
        </w:rPr>
        <w:t xml:space="preserve">ocial </w:t>
      </w:r>
      <w:r w:rsidR="007045C0">
        <w:rPr>
          <w:rFonts w:ascii="Times New Roman" w:hAnsi="Times New Roman" w:cs="Times New Roman" w:hint="eastAsia"/>
          <w:sz w:val="22"/>
          <w:szCs w:val="22"/>
        </w:rPr>
        <w:t>s</w:t>
      </w:r>
      <w:r w:rsidR="00CC2040" w:rsidRPr="00CC2040">
        <w:rPr>
          <w:rFonts w:ascii="Times New Roman" w:hAnsi="Times New Roman" w:cs="Times New Roman"/>
          <w:sz w:val="22"/>
          <w:szCs w:val="22"/>
        </w:rPr>
        <w:t>core (instrumental-based exchange) thus provides critical discriminant validity for our theoretical framework.</w:t>
      </w:r>
    </w:p>
    <w:p w14:paraId="71C3376F" w14:textId="23D05A3E" w:rsidR="00F470B9" w:rsidRDefault="00F470B9" w:rsidP="00D7627C">
      <w:pPr>
        <w:ind w:firstLineChars="200" w:firstLine="440"/>
        <w:jc w:val="both"/>
        <w:rPr>
          <w:rFonts w:ascii="Times New Roman" w:hAnsi="Times New Roman" w:cs="Times New Roman"/>
          <w:sz w:val="22"/>
          <w:szCs w:val="22"/>
        </w:rPr>
      </w:pPr>
      <w:r w:rsidRPr="00F470B9">
        <w:rPr>
          <w:rFonts w:ascii="Times New Roman" w:hAnsi="Times New Roman" w:cs="Times New Roman"/>
          <w:sz w:val="22"/>
          <w:szCs w:val="22"/>
        </w:rPr>
        <w:t xml:space="preserve">In Model 2, we introduce the interaction between the ES </w:t>
      </w:r>
      <w:r w:rsidR="00D6337D">
        <w:rPr>
          <w:rFonts w:ascii="Times New Roman" w:hAnsi="Times New Roman" w:cs="Times New Roman" w:hint="eastAsia"/>
          <w:sz w:val="22"/>
          <w:szCs w:val="22"/>
        </w:rPr>
        <w:t>c</w:t>
      </w:r>
      <w:r w:rsidRPr="00F470B9">
        <w:rPr>
          <w:rFonts w:ascii="Times New Roman" w:hAnsi="Times New Roman" w:cs="Times New Roman"/>
          <w:sz w:val="22"/>
          <w:szCs w:val="22"/>
        </w:rPr>
        <w:t xml:space="preserve">omposite </w:t>
      </w:r>
      <w:r w:rsidR="00D6337D">
        <w:rPr>
          <w:rFonts w:ascii="Times New Roman" w:hAnsi="Times New Roman" w:cs="Times New Roman" w:hint="eastAsia"/>
          <w:sz w:val="22"/>
          <w:szCs w:val="22"/>
        </w:rPr>
        <w:t>s</w:t>
      </w:r>
      <w:r w:rsidRPr="00F470B9">
        <w:rPr>
          <w:rFonts w:ascii="Times New Roman" w:hAnsi="Times New Roman" w:cs="Times New Roman"/>
          <w:sz w:val="22"/>
          <w:szCs w:val="22"/>
        </w:rPr>
        <w:t xml:space="preserve">core and </w:t>
      </w:r>
      <w:r w:rsidR="00D6337D">
        <w:rPr>
          <w:rFonts w:ascii="Times New Roman" w:hAnsi="Times New Roman" w:cs="Times New Roman" w:hint="eastAsia"/>
          <w:sz w:val="22"/>
          <w:szCs w:val="22"/>
        </w:rPr>
        <w:t>i</w:t>
      </w:r>
      <w:r w:rsidRPr="00F470B9">
        <w:rPr>
          <w:rFonts w:ascii="Times New Roman" w:hAnsi="Times New Roman" w:cs="Times New Roman"/>
          <w:sz w:val="22"/>
          <w:szCs w:val="22"/>
        </w:rPr>
        <w:t xml:space="preserve">ndustry </w:t>
      </w:r>
      <w:r w:rsidR="00D6337D">
        <w:rPr>
          <w:rFonts w:ascii="Times New Roman" w:hAnsi="Times New Roman" w:cs="Times New Roman" w:hint="eastAsia"/>
          <w:sz w:val="22"/>
          <w:szCs w:val="22"/>
        </w:rPr>
        <w:t>c</w:t>
      </w:r>
      <w:r w:rsidRPr="00F470B9">
        <w:rPr>
          <w:rFonts w:ascii="Times New Roman" w:hAnsi="Times New Roman" w:cs="Times New Roman"/>
          <w:sz w:val="22"/>
          <w:szCs w:val="22"/>
        </w:rPr>
        <w:t xml:space="preserve">ulpability. This specification reveals a critical "suppression effect" that was hidden in the baseline model. While the main effect of the </w:t>
      </w:r>
      <w:r w:rsidR="00CB0AD0">
        <w:rPr>
          <w:rFonts w:ascii="Times New Roman" w:hAnsi="Times New Roman" w:cs="Times New Roman" w:hint="eastAsia"/>
          <w:sz w:val="22"/>
          <w:szCs w:val="22"/>
        </w:rPr>
        <w:t>c</w:t>
      </w:r>
      <w:r w:rsidRPr="00F470B9">
        <w:rPr>
          <w:rFonts w:ascii="Times New Roman" w:hAnsi="Times New Roman" w:cs="Times New Roman"/>
          <w:sz w:val="22"/>
          <w:szCs w:val="22"/>
        </w:rPr>
        <w:t xml:space="preserve">omposite </w:t>
      </w:r>
      <w:r w:rsidR="00CB0AD0">
        <w:rPr>
          <w:rFonts w:ascii="Times New Roman" w:hAnsi="Times New Roman" w:cs="Times New Roman" w:hint="eastAsia"/>
          <w:sz w:val="22"/>
          <w:szCs w:val="22"/>
        </w:rPr>
        <w:t>s</w:t>
      </w:r>
      <w:r w:rsidRPr="00F470B9">
        <w:rPr>
          <w:rFonts w:ascii="Times New Roman" w:hAnsi="Times New Roman" w:cs="Times New Roman"/>
          <w:sz w:val="22"/>
          <w:szCs w:val="22"/>
        </w:rPr>
        <w:t>core was insignificant in Model 1, it becomes positive and statistically significant (</w:t>
      </w:r>
      <w:r w:rsidR="00982D37">
        <w:rPr>
          <w:rFonts w:ascii="Times New Roman" w:hAnsi="Times New Roman" w:cs="Times New Roman"/>
          <w:sz w:val="22"/>
          <w:szCs w:val="22"/>
        </w:rPr>
        <w:t>β</w:t>
      </w:r>
      <w:r w:rsidRPr="00F470B9">
        <w:rPr>
          <w:rFonts w:ascii="Times New Roman" w:hAnsi="Times New Roman" w:cs="Times New Roman"/>
          <w:sz w:val="22"/>
          <w:szCs w:val="22"/>
        </w:rPr>
        <w:t xml:space="preserve"> = 0.004, p &lt; 0.10) in Model 2 once the interaction term is included. Simultaneously, the interaction coefficient is negative (</w:t>
      </w:r>
      <w:r w:rsidR="00982D37">
        <w:rPr>
          <w:rFonts w:ascii="Times New Roman" w:hAnsi="Times New Roman" w:cs="Times New Roman"/>
          <w:sz w:val="22"/>
          <w:szCs w:val="22"/>
        </w:rPr>
        <w:t>β</w:t>
      </w:r>
      <w:r w:rsidRPr="00F470B9">
        <w:rPr>
          <w:rFonts w:ascii="Times New Roman" w:hAnsi="Times New Roman" w:cs="Times New Roman"/>
          <w:sz w:val="22"/>
          <w:szCs w:val="22"/>
        </w:rPr>
        <w:t xml:space="preserve"> = -0.006, p &lt; 0.10).</w:t>
      </w:r>
      <w:r w:rsidR="00CB0AD0">
        <w:rPr>
          <w:rFonts w:ascii="Times New Roman" w:hAnsi="Times New Roman" w:cs="Times New Roman" w:hint="eastAsia"/>
          <w:sz w:val="22"/>
          <w:szCs w:val="22"/>
        </w:rPr>
        <w:t xml:space="preserve"> </w:t>
      </w:r>
      <w:r w:rsidRPr="00F470B9">
        <w:rPr>
          <w:rFonts w:ascii="Times New Roman" w:hAnsi="Times New Roman" w:cs="Times New Roman"/>
          <w:sz w:val="22"/>
          <w:szCs w:val="22"/>
        </w:rPr>
        <w:t>This pattern suggests that the relationship between aggregate E</w:t>
      </w:r>
      <w:r w:rsidR="000255DA">
        <w:rPr>
          <w:rFonts w:ascii="Times New Roman" w:hAnsi="Times New Roman" w:cs="Times New Roman" w:hint="eastAsia"/>
          <w:sz w:val="22"/>
          <w:szCs w:val="22"/>
        </w:rPr>
        <w:t>&amp;</w:t>
      </w:r>
      <w:r w:rsidRPr="00F470B9">
        <w:rPr>
          <w:rFonts w:ascii="Times New Roman" w:hAnsi="Times New Roman" w:cs="Times New Roman"/>
          <w:sz w:val="22"/>
          <w:szCs w:val="22"/>
        </w:rPr>
        <w:t xml:space="preserve">S </w:t>
      </w:r>
      <w:r w:rsidR="000255DA">
        <w:rPr>
          <w:rFonts w:ascii="Times New Roman" w:hAnsi="Times New Roman" w:cs="Times New Roman" w:hint="eastAsia"/>
          <w:sz w:val="22"/>
          <w:szCs w:val="22"/>
        </w:rPr>
        <w:t>engagements</w:t>
      </w:r>
      <w:r w:rsidRPr="00F470B9">
        <w:rPr>
          <w:rFonts w:ascii="Times New Roman" w:hAnsi="Times New Roman" w:cs="Times New Roman"/>
          <w:sz w:val="22"/>
          <w:szCs w:val="22"/>
        </w:rPr>
        <w:t xml:space="preserve"> and earnings management is not non-existent, but rather conditional. For firms in "non-culpable industries, higher E</w:t>
      </w:r>
      <w:r w:rsidR="000255DA">
        <w:rPr>
          <w:rFonts w:ascii="Times New Roman" w:hAnsi="Times New Roman" w:cs="Times New Roman" w:hint="eastAsia"/>
          <w:sz w:val="22"/>
          <w:szCs w:val="22"/>
        </w:rPr>
        <w:t>&amp;</w:t>
      </w:r>
      <w:r w:rsidRPr="00F470B9">
        <w:rPr>
          <w:rFonts w:ascii="Times New Roman" w:hAnsi="Times New Roman" w:cs="Times New Roman"/>
          <w:sz w:val="22"/>
          <w:szCs w:val="22"/>
        </w:rPr>
        <w:t xml:space="preserve">S scores are indeed associated with increased earnings management. However, this relationship is suppressed in </w:t>
      </w:r>
      <w:r w:rsidR="00F974F8" w:rsidRPr="00F470B9">
        <w:rPr>
          <w:rFonts w:ascii="Times New Roman" w:hAnsi="Times New Roman" w:cs="Times New Roman"/>
          <w:sz w:val="22"/>
          <w:szCs w:val="22"/>
        </w:rPr>
        <w:t>full</w:t>
      </w:r>
      <w:r w:rsidRPr="00F470B9">
        <w:rPr>
          <w:rFonts w:ascii="Times New Roman" w:hAnsi="Times New Roman" w:cs="Times New Roman"/>
          <w:sz w:val="22"/>
          <w:szCs w:val="22"/>
        </w:rPr>
        <w:t xml:space="preserve"> sample by the sin industries..</w:t>
      </w:r>
    </w:p>
    <w:p w14:paraId="0E2725F1" w14:textId="69C86A6E" w:rsidR="00D6337D" w:rsidRDefault="00D6337D" w:rsidP="00D7627C">
      <w:pPr>
        <w:ind w:firstLineChars="200" w:firstLine="440"/>
        <w:jc w:val="both"/>
        <w:rPr>
          <w:rFonts w:ascii="Times New Roman" w:hAnsi="Times New Roman" w:cs="Times New Roman"/>
          <w:sz w:val="22"/>
          <w:szCs w:val="22"/>
        </w:rPr>
      </w:pPr>
      <w:r w:rsidRPr="00D6337D">
        <w:rPr>
          <w:rFonts w:ascii="Times New Roman" w:hAnsi="Times New Roman" w:cs="Times New Roman"/>
          <w:sz w:val="22"/>
          <w:szCs w:val="22"/>
        </w:rPr>
        <w:t xml:space="preserve">Model 4 presents the test of our primary moderator hypothesis (H2) using the </w:t>
      </w:r>
      <w:r w:rsidR="00493ED1">
        <w:rPr>
          <w:rFonts w:ascii="Times New Roman" w:hAnsi="Times New Roman" w:cs="Times New Roman" w:hint="eastAsia"/>
          <w:sz w:val="22"/>
          <w:szCs w:val="22"/>
        </w:rPr>
        <w:t>e</w:t>
      </w:r>
      <w:r w:rsidRPr="00D6337D">
        <w:rPr>
          <w:rFonts w:ascii="Times New Roman" w:hAnsi="Times New Roman" w:cs="Times New Roman"/>
          <w:sz w:val="22"/>
          <w:szCs w:val="22"/>
        </w:rPr>
        <w:t xml:space="preserve">nvironmental </w:t>
      </w:r>
      <w:r w:rsidR="00493ED1">
        <w:rPr>
          <w:rFonts w:ascii="Times New Roman" w:hAnsi="Times New Roman" w:cs="Times New Roman" w:hint="eastAsia"/>
          <w:sz w:val="22"/>
          <w:szCs w:val="22"/>
        </w:rPr>
        <w:t>p</w:t>
      </w:r>
      <w:r w:rsidRPr="00D6337D">
        <w:rPr>
          <w:rFonts w:ascii="Times New Roman" w:hAnsi="Times New Roman" w:cs="Times New Roman"/>
          <w:sz w:val="22"/>
          <w:szCs w:val="22"/>
        </w:rPr>
        <w:t xml:space="preserve">illar </w:t>
      </w:r>
      <w:r w:rsidR="00493ED1">
        <w:rPr>
          <w:rFonts w:ascii="Times New Roman" w:hAnsi="Times New Roman" w:cs="Times New Roman" w:hint="eastAsia"/>
          <w:sz w:val="22"/>
          <w:szCs w:val="22"/>
        </w:rPr>
        <w:t>s</w:t>
      </w:r>
      <w:r w:rsidRPr="00D6337D">
        <w:rPr>
          <w:rFonts w:ascii="Times New Roman" w:hAnsi="Times New Roman" w:cs="Times New Roman"/>
          <w:sz w:val="22"/>
          <w:szCs w:val="22"/>
        </w:rPr>
        <w:t xml:space="preserve">core. The results provide robust support for </w:t>
      </w:r>
      <w:r w:rsidR="00DD4DCD" w:rsidRPr="00D6337D">
        <w:rPr>
          <w:rFonts w:ascii="Times New Roman" w:hAnsi="Times New Roman" w:cs="Times New Roman"/>
          <w:sz w:val="22"/>
          <w:szCs w:val="22"/>
        </w:rPr>
        <w:t>H2</w:t>
      </w:r>
      <w:r w:rsidRPr="00D6337D">
        <w:rPr>
          <w:rFonts w:ascii="Times New Roman" w:hAnsi="Times New Roman" w:cs="Times New Roman"/>
          <w:sz w:val="22"/>
          <w:szCs w:val="22"/>
        </w:rPr>
        <w:t>. The coefficient for the interaction term is negative and statistically significant (</w:t>
      </w:r>
      <w:r w:rsidR="00982D37">
        <w:rPr>
          <w:rFonts w:ascii="Times New Roman" w:hAnsi="Times New Roman" w:cs="Times New Roman"/>
          <w:sz w:val="22"/>
          <w:szCs w:val="22"/>
        </w:rPr>
        <w:t>β</w:t>
      </w:r>
      <w:r w:rsidRPr="00D6337D">
        <w:rPr>
          <w:rFonts w:ascii="Times New Roman" w:hAnsi="Times New Roman" w:cs="Times New Roman"/>
          <w:sz w:val="22"/>
          <w:szCs w:val="22"/>
        </w:rPr>
        <w:t xml:space="preserve"> = -0.011, p &lt; 0.05</w:t>
      </w:r>
      <w:r w:rsidR="008F6C55" w:rsidRPr="00D6337D">
        <w:rPr>
          <w:rFonts w:ascii="Times New Roman" w:hAnsi="Times New Roman" w:cs="Times New Roman"/>
          <w:sz w:val="22"/>
          <w:szCs w:val="22"/>
        </w:rPr>
        <w:t>). The</w:t>
      </w:r>
      <w:r w:rsidRPr="00D6337D">
        <w:rPr>
          <w:rFonts w:ascii="Times New Roman" w:hAnsi="Times New Roman" w:cs="Times New Roman"/>
          <w:sz w:val="22"/>
          <w:szCs w:val="22"/>
        </w:rPr>
        <w:t xml:space="preserve"> economic magnitude of this attenuation is substantial. For non-culpable firms (the main effect), the coefficient is positive (</w:t>
      </w:r>
      <w:r w:rsidR="00982D37">
        <w:rPr>
          <w:rFonts w:ascii="Times New Roman" w:hAnsi="Times New Roman" w:cs="Times New Roman"/>
          <w:sz w:val="22"/>
          <w:szCs w:val="22"/>
        </w:rPr>
        <w:t>β</w:t>
      </w:r>
      <w:r w:rsidRPr="00D6337D">
        <w:rPr>
          <w:rFonts w:ascii="Times New Roman" w:hAnsi="Times New Roman" w:cs="Times New Roman"/>
          <w:sz w:val="22"/>
          <w:szCs w:val="22"/>
        </w:rPr>
        <w:t xml:space="preserve"> = 0.009, p &lt; 0.05), indicating a strong licensing effect. However, for culpable firms, the linear combination of the main effect and the interaction term effectively reduces the slope to near zero. This confirms that the commitment framing inherent to stigmatized industries completely neutralize the psychological license to manage earnings. Managers in these industries appear to internalize their environmental efforts as necessary compliance rather than voluntary good deeds that yield tradable moral credits.</w:t>
      </w:r>
    </w:p>
    <w:p w14:paraId="11525E8A" w14:textId="3FB307B9" w:rsidR="00D6337D" w:rsidRPr="00D6337D" w:rsidRDefault="00D6337D" w:rsidP="00D7627C">
      <w:pPr>
        <w:ind w:firstLineChars="200" w:firstLine="440"/>
        <w:jc w:val="both"/>
        <w:rPr>
          <w:rFonts w:ascii="Times New Roman" w:hAnsi="Times New Roman" w:cs="Times New Roman"/>
          <w:sz w:val="22"/>
          <w:szCs w:val="22"/>
        </w:rPr>
      </w:pPr>
      <w:r w:rsidRPr="00D6337D">
        <w:rPr>
          <w:rFonts w:ascii="Times New Roman" w:hAnsi="Times New Roman" w:cs="Times New Roman"/>
          <w:sz w:val="22"/>
          <w:szCs w:val="22"/>
        </w:rPr>
        <w:t xml:space="preserve">Finally, Model 6 tests the interaction using the </w:t>
      </w:r>
      <w:r w:rsidR="006E52AB">
        <w:rPr>
          <w:rFonts w:ascii="Times New Roman" w:hAnsi="Times New Roman" w:cs="Times New Roman" w:hint="eastAsia"/>
          <w:sz w:val="22"/>
          <w:szCs w:val="22"/>
        </w:rPr>
        <w:t>s</w:t>
      </w:r>
      <w:r w:rsidRPr="00D6337D">
        <w:rPr>
          <w:rFonts w:ascii="Times New Roman" w:hAnsi="Times New Roman" w:cs="Times New Roman"/>
          <w:sz w:val="22"/>
          <w:szCs w:val="22"/>
        </w:rPr>
        <w:t xml:space="preserve">ocial </w:t>
      </w:r>
      <w:r w:rsidR="006E52AB">
        <w:rPr>
          <w:rFonts w:ascii="Times New Roman" w:hAnsi="Times New Roman" w:cs="Times New Roman" w:hint="eastAsia"/>
          <w:sz w:val="22"/>
          <w:szCs w:val="22"/>
        </w:rPr>
        <w:t>p</w:t>
      </w:r>
      <w:r w:rsidRPr="00D6337D">
        <w:rPr>
          <w:rFonts w:ascii="Times New Roman" w:hAnsi="Times New Roman" w:cs="Times New Roman"/>
          <w:sz w:val="22"/>
          <w:szCs w:val="22"/>
        </w:rPr>
        <w:t xml:space="preserve">illar </w:t>
      </w:r>
      <w:r w:rsidR="006E52AB">
        <w:rPr>
          <w:rFonts w:ascii="Times New Roman" w:hAnsi="Times New Roman" w:cs="Times New Roman" w:hint="eastAsia"/>
          <w:sz w:val="22"/>
          <w:szCs w:val="22"/>
        </w:rPr>
        <w:t>s</w:t>
      </w:r>
      <w:r w:rsidRPr="00D6337D">
        <w:rPr>
          <w:rFonts w:ascii="Times New Roman" w:hAnsi="Times New Roman" w:cs="Times New Roman"/>
          <w:sz w:val="22"/>
          <w:szCs w:val="22"/>
        </w:rPr>
        <w:t>core. Consistent with the null main effect found in Model 5, both the main term (</w:t>
      </w:r>
      <w:r w:rsidR="00982D37">
        <w:rPr>
          <w:rFonts w:ascii="Times New Roman" w:hAnsi="Times New Roman" w:cs="Times New Roman"/>
          <w:sz w:val="22"/>
          <w:szCs w:val="22"/>
        </w:rPr>
        <w:t>β</w:t>
      </w:r>
      <w:r w:rsidRPr="00D6337D">
        <w:rPr>
          <w:rFonts w:ascii="Times New Roman" w:hAnsi="Times New Roman" w:cs="Times New Roman"/>
          <w:sz w:val="22"/>
          <w:szCs w:val="22"/>
        </w:rPr>
        <w:t xml:space="preserve"> = 0.002, n.s.) and the interaction term (</w:t>
      </w:r>
      <w:r w:rsidR="00982D37">
        <w:rPr>
          <w:rFonts w:ascii="Times New Roman" w:hAnsi="Times New Roman" w:cs="Times New Roman"/>
          <w:sz w:val="22"/>
          <w:szCs w:val="22"/>
        </w:rPr>
        <w:t>β</w:t>
      </w:r>
      <w:r w:rsidRPr="00D6337D">
        <w:rPr>
          <w:rFonts w:ascii="Times New Roman" w:hAnsi="Times New Roman" w:cs="Times New Roman"/>
          <w:sz w:val="22"/>
          <w:szCs w:val="22"/>
        </w:rPr>
        <w:t xml:space="preserve"> = -0.010, n.s.) are statistically insignificant.</w:t>
      </w:r>
      <w:r w:rsidR="006E52AB">
        <w:rPr>
          <w:rFonts w:ascii="Times New Roman" w:hAnsi="Times New Roman" w:cs="Times New Roman" w:hint="eastAsia"/>
          <w:sz w:val="22"/>
          <w:szCs w:val="22"/>
        </w:rPr>
        <w:t xml:space="preserve"> </w:t>
      </w:r>
      <w:r w:rsidRPr="00D6337D">
        <w:rPr>
          <w:rFonts w:ascii="Times New Roman" w:hAnsi="Times New Roman" w:cs="Times New Roman"/>
          <w:sz w:val="22"/>
          <w:szCs w:val="22"/>
        </w:rPr>
        <w:t xml:space="preserve">This non-finding is theoretically vital. It demonstrates that the licensing is specific to the domain of substantive environmental engagement. Since social engagement is often driven by instrumental logic (expected reciprocal returns from stakeholders) rather than moral sacrifice, it generates neither the "credits" for licensing in clean industries nor the "commitment pressure" in culpable industries. </w:t>
      </w:r>
      <w:r w:rsidRPr="00D6337D">
        <w:rPr>
          <w:rFonts w:ascii="Times New Roman" w:hAnsi="Times New Roman" w:cs="Times New Roman"/>
          <w:sz w:val="22"/>
          <w:szCs w:val="22"/>
        </w:rPr>
        <w:lastRenderedPageBreak/>
        <w:t xml:space="preserve">The lack of significant interaction in Model 6 confirms that our findings in Models 2 and 4 are not driven by generic industry differences or mechanical correlation, but by the unique psychological accounting associated with resource-intensive environmental </w:t>
      </w:r>
      <w:r w:rsidR="00AA2FF9">
        <w:rPr>
          <w:rFonts w:ascii="Times New Roman" w:hAnsi="Times New Roman" w:cs="Times New Roman" w:hint="eastAsia"/>
          <w:sz w:val="22"/>
          <w:szCs w:val="22"/>
        </w:rPr>
        <w:t>efforts</w:t>
      </w:r>
      <w:r w:rsidRPr="00D6337D">
        <w:rPr>
          <w:rFonts w:ascii="Times New Roman" w:hAnsi="Times New Roman" w:cs="Times New Roman"/>
          <w:sz w:val="22"/>
          <w:szCs w:val="22"/>
        </w:rPr>
        <w:t>.</w:t>
      </w:r>
    </w:p>
    <w:p w14:paraId="104F8AC5" w14:textId="77777777" w:rsidR="00A54702" w:rsidRPr="00A40B7C" w:rsidRDefault="00A54702" w:rsidP="00F97DF7">
      <w:pPr>
        <w:spacing w:after="0"/>
        <w:jc w:val="center"/>
        <w:rPr>
          <w:rFonts w:ascii="Times New Roman" w:hAnsi="Times New Roman" w:cs="Times New Roman"/>
          <w:kern w:val="0"/>
          <w:sz w:val="22"/>
          <w:szCs w:val="22"/>
          <w14:ligatures w14:val="none"/>
        </w:rPr>
      </w:pPr>
    </w:p>
    <w:p w14:paraId="0ADA6121" w14:textId="16FE81A6" w:rsidR="00384924" w:rsidRPr="00A40B7C" w:rsidRDefault="00163E54" w:rsidP="006A7736">
      <w:pPr>
        <w:jc w:val="center"/>
        <w:rPr>
          <w:rFonts w:ascii="Times New Roman" w:hAnsi="Times New Roman" w:cs="Times New Roman"/>
          <w:b/>
          <w:sz w:val="22"/>
          <w:szCs w:val="22"/>
        </w:rPr>
      </w:pPr>
      <w:r w:rsidRPr="00A40B7C">
        <w:rPr>
          <w:rFonts w:ascii="Times New Roman" w:hAnsi="Times New Roman" w:cs="Times New Roman" w:hint="eastAsia"/>
          <w:b/>
          <w:sz w:val="22"/>
          <w:szCs w:val="22"/>
        </w:rPr>
        <w:t>SUPPLEMENTAL ANALYSES</w:t>
      </w:r>
    </w:p>
    <w:p w14:paraId="40331D7C" w14:textId="77777777" w:rsidR="00C84892" w:rsidRDefault="007610BE" w:rsidP="004A1BAC">
      <w:pPr>
        <w:ind w:firstLineChars="200" w:firstLine="440"/>
        <w:jc w:val="both"/>
        <w:rPr>
          <w:rFonts w:ascii="Times New Roman" w:hAnsi="Times New Roman" w:cs="Times New Roman"/>
          <w:sz w:val="22"/>
          <w:szCs w:val="22"/>
        </w:rPr>
      </w:pPr>
      <w:r w:rsidRPr="007610BE">
        <w:rPr>
          <w:rFonts w:ascii="Times New Roman" w:hAnsi="Times New Roman" w:cs="Times New Roman"/>
          <w:sz w:val="22"/>
          <w:szCs w:val="22"/>
        </w:rPr>
        <w:t>A fundamental challenge to causal inference in our</w:t>
      </w:r>
      <w:r w:rsidRPr="004A1BAC">
        <w:rPr>
          <w:rFonts w:ascii="Times New Roman" w:hAnsi="Times New Roman" w:cs="Times New Roman"/>
          <w:sz w:val="22"/>
          <w:szCs w:val="22"/>
        </w:rPr>
        <w:t xml:space="preserve"> context is selection bias arisi</w:t>
      </w:r>
      <w:r w:rsidRPr="007610BE">
        <w:rPr>
          <w:rFonts w:ascii="Times New Roman" w:hAnsi="Times New Roman" w:cs="Times New Roman"/>
          <w:sz w:val="22"/>
          <w:szCs w:val="22"/>
        </w:rPr>
        <w:t>ng from covariate imbalance. Firms that achieve high levels of substantive environmental engagement are systematically different from those that do not. For instance, they typically possess greater organizational slack, higher operational complexity, and distinct governance profiles. These characteristics are strong predictors of earnings management behavior (Dechow et al., 2010). In standard OLS regressions, if the distributions of these covariates differ significantly between high- and low-ESG firms, the model relies on linear extrapolation, creating "model dependence" that can bias estimates (Ho et al., 2007).</w:t>
      </w:r>
    </w:p>
    <w:p w14:paraId="31B1869C" w14:textId="4BCB4BA9" w:rsidR="009D2DA7" w:rsidRDefault="004A1BAC" w:rsidP="008B7711">
      <w:pPr>
        <w:ind w:firstLineChars="200" w:firstLine="440"/>
        <w:jc w:val="both"/>
        <w:rPr>
          <w:rFonts w:ascii="Times New Roman" w:hAnsi="Times New Roman" w:cs="Times New Roman"/>
          <w:sz w:val="22"/>
          <w:szCs w:val="22"/>
        </w:rPr>
      </w:pPr>
      <w:r w:rsidRPr="004A1BAC">
        <w:rPr>
          <w:rFonts w:ascii="Times New Roman" w:hAnsi="Times New Roman" w:cs="Times New Roman"/>
          <w:sz w:val="22"/>
          <w:szCs w:val="22"/>
        </w:rPr>
        <w:t xml:space="preserve">To rigorously address this endogeneity concern, we employ </w:t>
      </w:r>
      <w:r w:rsidR="00C84892">
        <w:rPr>
          <w:rFonts w:ascii="Times New Roman" w:hAnsi="Times New Roman" w:cs="Times New Roman" w:hint="eastAsia"/>
          <w:sz w:val="22"/>
          <w:szCs w:val="22"/>
        </w:rPr>
        <w:t>e</w:t>
      </w:r>
      <w:r w:rsidRPr="004A1BAC">
        <w:rPr>
          <w:rFonts w:ascii="Times New Roman" w:hAnsi="Times New Roman" w:cs="Times New Roman"/>
          <w:sz w:val="22"/>
          <w:szCs w:val="22"/>
        </w:rPr>
        <w:t xml:space="preserve">ntropy </w:t>
      </w:r>
      <w:r w:rsidR="00C84892">
        <w:rPr>
          <w:rFonts w:ascii="Times New Roman" w:hAnsi="Times New Roman" w:cs="Times New Roman" w:hint="eastAsia"/>
          <w:sz w:val="22"/>
          <w:szCs w:val="22"/>
        </w:rPr>
        <w:t>b</w:t>
      </w:r>
      <w:r w:rsidRPr="004A1BAC">
        <w:rPr>
          <w:rFonts w:ascii="Times New Roman" w:hAnsi="Times New Roman" w:cs="Times New Roman"/>
          <w:sz w:val="22"/>
          <w:szCs w:val="22"/>
        </w:rPr>
        <w:t xml:space="preserve">alancing, a generalization of propensity score matching that offers superior properties for causal identification (Hainmueller, 2012). Unlike standard matching methods which often discard data or only balance the means of covariates, entropy balancing retains the full information of the control sample while reweighting observations to ensure that the entire covariate distribution of the control group matches that of the treatment group. This procedure effectively constructs a counterfactual control group that is statistically identical to the treatment group across all observable dimensions—such as size, performance, leverage, and growth—except for their level of environmental engagement. By </w:t>
      </w:r>
      <w:r w:rsidR="00C77300" w:rsidRPr="00C77300">
        <w:rPr>
          <w:rFonts w:ascii="Times New Roman" w:hAnsi="Times New Roman" w:cs="Times New Roman"/>
          <w:sz w:val="22"/>
          <w:szCs w:val="22"/>
        </w:rPr>
        <w:t>eliminat</w:t>
      </w:r>
      <w:r w:rsidR="00C77300">
        <w:rPr>
          <w:rFonts w:ascii="Times New Roman" w:hAnsi="Times New Roman" w:cs="Times New Roman" w:hint="eastAsia"/>
          <w:sz w:val="22"/>
          <w:szCs w:val="22"/>
        </w:rPr>
        <w:t>ing</w:t>
      </w:r>
      <w:r w:rsidR="00C77300" w:rsidRPr="00C77300">
        <w:rPr>
          <w:rFonts w:ascii="Times New Roman" w:hAnsi="Times New Roman" w:cs="Times New Roman"/>
          <w:sz w:val="22"/>
          <w:szCs w:val="22"/>
        </w:rPr>
        <w:t xml:space="preserve"> the imbalance in firm characteristics</w:t>
      </w:r>
      <w:r w:rsidRPr="004A1BAC">
        <w:rPr>
          <w:rFonts w:ascii="Times New Roman" w:hAnsi="Times New Roman" w:cs="Times New Roman"/>
          <w:sz w:val="22"/>
          <w:szCs w:val="22"/>
        </w:rPr>
        <w:t>, we minimize the risk that our results are driven by structural firm differences rather than the psychological mechanism of moral licensing.</w:t>
      </w:r>
      <w:r w:rsidR="00C8316F">
        <w:rPr>
          <w:rFonts w:ascii="Times New Roman" w:hAnsi="Times New Roman" w:cs="Times New Roman" w:hint="eastAsia"/>
          <w:sz w:val="22"/>
          <w:szCs w:val="22"/>
        </w:rPr>
        <w:t xml:space="preserve"> </w:t>
      </w:r>
      <w:r w:rsidR="00A73FBC" w:rsidRPr="00A73FBC">
        <w:rPr>
          <w:rFonts w:ascii="Times New Roman" w:hAnsi="Times New Roman" w:cs="Times New Roman"/>
          <w:sz w:val="22"/>
          <w:szCs w:val="22"/>
        </w:rPr>
        <w:t xml:space="preserve">Table 3 presents the regression results using the entropy-balanced sample. The results provide strong corroboration for our baseline findings. In Model </w:t>
      </w:r>
      <w:r w:rsidR="009D2DA7">
        <w:rPr>
          <w:rFonts w:ascii="Times New Roman" w:hAnsi="Times New Roman" w:cs="Times New Roman" w:hint="eastAsia"/>
          <w:sz w:val="22"/>
          <w:szCs w:val="22"/>
        </w:rPr>
        <w:t>3</w:t>
      </w:r>
      <w:r w:rsidR="00A73FBC" w:rsidRPr="00A73FBC">
        <w:rPr>
          <w:rFonts w:ascii="Times New Roman" w:hAnsi="Times New Roman" w:cs="Times New Roman"/>
          <w:sz w:val="22"/>
          <w:szCs w:val="22"/>
        </w:rPr>
        <w:t xml:space="preserve">, the coefficient for the </w:t>
      </w:r>
      <w:r w:rsidR="00C8316F">
        <w:rPr>
          <w:rFonts w:ascii="Times New Roman" w:hAnsi="Times New Roman" w:cs="Times New Roman" w:hint="eastAsia"/>
          <w:sz w:val="22"/>
          <w:szCs w:val="22"/>
        </w:rPr>
        <w:t>e</w:t>
      </w:r>
      <w:r w:rsidR="00A73FBC" w:rsidRPr="00A73FBC">
        <w:rPr>
          <w:rFonts w:ascii="Times New Roman" w:hAnsi="Times New Roman" w:cs="Times New Roman"/>
          <w:sz w:val="22"/>
          <w:szCs w:val="22"/>
        </w:rPr>
        <w:t xml:space="preserve">nvironmental </w:t>
      </w:r>
      <w:r w:rsidR="00C8316F">
        <w:rPr>
          <w:rFonts w:ascii="Times New Roman" w:hAnsi="Times New Roman" w:cs="Times New Roman" w:hint="eastAsia"/>
          <w:sz w:val="22"/>
          <w:szCs w:val="22"/>
        </w:rPr>
        <w:t>p</w:t>
      </w:r>
      <w:r w:rsidR="00A73FBC" w:rsidRPr="00A73FBC">
        <w:rPr>
          <w:rFonts w:ascii="Times New Roman" w:hAnsi="Times New Roman" w:cs="Times New Roman"/>
          <w:sz w:val="22"/>
          <w:szCs w:val="22"/>
        </w:rPr>
        <w:t xml:space="preserve">illar </w:t>
      </w:r>
      <w:r w:rsidR="009D2DA7">
        <w:rPr>
          <w:rFonts w:ascii="Times New Roman" w:hAnsi="Times New Roman" w:cs="Times New Roman" w:hint="eastAsia"/>
          <w:sz w:val="22"/>
          <w:szCs w:val="22"/>
        </w:rPr>
        <w:t>s</w:t>
      </w:r>
      <w:r w:rsidR="00A73FBC" w:rsidRPr="00A73FBC">
        <w:rPr>
          <w:rFonts w:ascii="Times New Roman" w:hAnsi="Times New Roman" w:cs="Times New Roman"/>
          <w:sz w:val="22"/>
          <w:szCs w:val="22"/>
        </w:rPr>
        <w:t>core remains positive and statistically significant (</w:t>
      </w:r>
      <w:r w:rsidR="006A6D78">
        <w:rPr>
          <w:rFonts w:ascii="Times New Roman" w:hAnsi="Times New Roman" w:cs="Times New Roman"/>
          <w:sz w:val="22"/>
          <w:szCs w:val="22"/>
        </w:rPr>
        <w:t>β</w:t>
      </w:r>
      <w:r w:rsidR="00A73FBC" w:rsidRPr="00A73FBC">
        <w:rPr>
          <w:rFonts w:ascii="Times New Roman" w:hAnsi="Times New Roman" w:cs="Times New Roman"/>
          <w:sz w:val="22"/>
          <w:szCs w:val="22"/>
        </w:rPr>
        <w:t xml:space="preserve"> = 0.0</w:t>
      </w:r>
      <w:r w:rsidR="00EC5A6E">
        <w:rPr>
          <w:rFonts w:ascii="Times New Roman" w:hAnsi="Times New Roman" w:cs="Times New Roman" w:hint="eastAsia"/>
          <w:sz w:val="22"/>
          <w:szCs w:val="22"/>
        </w:rPr>
        <w:t>08</w:t>
      </w:r>
      <w:r w:rsidR="00A73FBC" w:rsidRPr="00A73FBC">
        <w:rPr>
          <w:rFonts w:ascii="Times New Roman" w:hAnsi="Times New Roman" w:cs="Times New Roman"/>
          <w:sz w:val="22"/>
          <w:szCs w:val="22"/>
        </w:rPr>
        <w:t xml:space="preserve">, p &lt; 0.05), with a magnitude comparable to the OLS estimates. Furthermore, in Model </w:t>
      </w:r>
      <w:r w:rsidR="009D2DA7">
        <w:rPr>
          <w:rFonts w:ascii="Times New Roman" w:hAnsi="Times New Roman" w:cs="Times New Roman" w:hint="eastAsia"/>
          <w:sz w:val="22"/>
          <w:szCs w:val="22"/>
        </w:rPr>
        <w:t>4</w:t>
      </w:r>
      <w:r w:rsidR="00A73FBC" w:rsidRPr="00A73FBC">
        <w:rPr>
          <w:rFonts w:ascii="Times New Roman" w:hAnsi="Times New Roman" w:cs="Times New Roman"/>
          <w:sz w:val="22"/>
          <w:szCs w:val="22"/>
        </w:rPr>
        <w:t>, the interaction term remains negative and significant (</w:t>
      </w:r>
      <w:r w:rsidR="006A6D78">
        <w:rPr>
          <w:rFonts w:ascii="Times New Roman" w:hAnsi="Times New Roman" w:cs="Times New Roman"/>
          <w:sz w:val="22"/>
          <w:szCs w:val="22"/>
        </w:rPr>
        <w:t>β</w:t>
      </w:r>
      <w:r w:rsidR="00A73FBC" w:rsidRPr="00A73FBC">
        <w:rPr>
          <w:rFonts w:ascii="Times New Roman" w:hAnsi="Times New Roman" w:cs="Times New Roman"/>
          <w:sz w:val="22"/>
          <w:szCs w:val="22"/>
        </w:rPr>
        <w:t xml:space="preserve"> = -0.01</w:t>
      </w:r>
      <w:r w:rsidR="00BC5EC2">
        <w:rPr>
          <w:rFonts w:ascii="Times New Roman" w:hAnsi="Times New Roman" w:cs="Times New Roman" w:hint="eastAsia"/>
          <w:sz w:val="22"/>
          <w:szCs w:val="22"/>
        </w:rPr>
        <w:t>2</w:t>
      </w:r>
      <w:r w:rsidR="00A73FBC" w:rsidRPr="00A73FBC">
        <w:rPr>
          <w:rFonts w:ascii="Times New Roman" w:hAnsi="Times New Roman" w:cs="Times New Roman"/>
          <w:sz w:val="22"/>
          <w:szCs w:val="22"/>
        </w:rPr>
        <w:t xml:space="preserve">, p &lt; 0.10). </w:t>
      </w:r>
    </w:p>
    <w:p w14:paraId="109FBBE1" w14:textId="5EF5378A" w:rsidR="008D6699" w:rsidRDefault="00A73FBC" w:rsidP="006A6DB1">
      <w:pPr>
        <w:ind w:firstLineChars="200" w:firstLine="440"/>
        <w:jc w:val="both"/>
        <w:rPr>
          <w:rFonts w:ascii="Times New Roman" w:hAnsi="Times New Roman" w:cs="Times New Roman"/>
          <w:sz w:val="22"/>
          <w:szCs w:val="22"/>
        </w:rPr>
      </w:pPr>
      <w:r w:rsidRPr="00A73FBC">
        <w:rPr>
          <w:rFonts w:ascii="Times New Roman" w:hAnsi="Times New Roman" w:cs="Times New Roman"/>
          <w:sz w:val="22"/>
          <w:szCs w:val="22"/>
        </w:rPr>
        <w:lastRenderedPageBreak/>
        <w:t>We next address the potential for reverse causality. A competing theoretical perspective, often termed the "insurance hypothesis," suggests that managers may strategically invest in ESG activities after or while engaging in earnings management to create a moral capital buffer that protects them from penalties if the manipulation is detected (</w:t>
      </w:r>
      <w:r w:rsidR="00260BE6">
        <w:rPr>
          <w:rFonts w:ascii="Times New Roman" w:hAnsi="Times New Roman" w:cs="Times New Roman" w:hint="eastAsia"/>
          <w:sz w:val="22"/>
          <w:szCs w:val="22"/>
        </w:rPr>
        <w:t>Li</w:t>
      </w:r>
      <w:r w:rsidRPr="00A73FBC">
        <w:rPr>
          <w:rFonts w:ascii="Times New Roman" w:hAnsi="Times New Roman" w:cs="Times New Roman"/>
          <w:sz w:val="22"/>
          <w:szCs w:val="22"/>
        </w:rPr>
        <w:t xml:space="preserve"> et al., 20</w:t>
      </w:r>
      <w:r w:rsidR="00260BE6">
        <w:rPr>
          <w:rFonts w:ascii="Times New Roman" w:hAnsi="Times New Roman" w:cs="Times New Roman" w:hint="eastAsia"/>
          <w:sz w:val="22"/>
          <w:szCs w:val="22"/>
        </w:rPr>
        <w:t>21</w:t>
      </w:r>
      <w:r w:rsidRPr="00A73FBC">
        <w:rPr>
          <w:rFonts w:ascii="Times New Roman" w:hAnsi="Times New Roman" w:cs="Times New Roman"/>
          <w:sz w:val="22"/>
          <w:szCs w:val="22"/>
        </w:rPr>
        <w:t>). If this motive drives the relationship, we would expect high levels of earnings management to precede increases in ESG scores.</w:t>
      </w:r>
      <w:r w:rsidR="00AE02DF">
        <w:rPr>
          <w:rFonts w:ascii="Times New Roman" w:hAnsi="Times New Roman" w:cs="Times New Roman" w:hint="eastAsia"/>
          <w:sz w:val="22"/>
          <w:szCs w:val="22"/>
        </w:rPr>
        <w:t xml:space="preserve"> </w:t>
      </w:r>
      <w:r w:rsidRPr="00A73FBC">
        <w:rPr>
          <w:rFonts w:ascii="Times New Roman" w:hAnsi="Times New Roman" w:cs="Times New Roman"/>
          <w:sz w:val="22"/>
          <w:szCs w:val="22"/>
        </w:rPr>
        <w:t xml:space="preserve">To test this possibility, we employ a lead-lag design where we regress the current </w:t>
      </w:r>
      <w:r w:rsidR="00AE02DF">
        <w:rPr>
          <w:rFonts w:ascii="Times New Roman" w:hAnsi="Times New Roman" w:cs="Times New Roman" w:hint="eastAsia"/>
          <w:sz w:val="22"/>
          <w:szCs w:val="22"/>
        </w:rPr>
        <w:t>e</w:t>
      </w:r>
      <w:r w:rsidRPr="00A73FBC">
        <w:rPr>
          <w:rFonts w:ascii="Times New Roman" w:hAnsi="Times New Roman" w:cs="Times New Roman"/>
          <w:sz w:val="22"/>
          <w:szCs w:val="22"/>
        </w:rPr>
        <w:t xml:space="preserve">nvironmental </w:t>
      </w:r>
      <w:r w:rsidR="00AE02DF">
        <w:rPr>
          <w:rFonts w:ascii="Times New Roman" w:hAnsi="Times New Roman" w:cs="Times New Roman" w:hint="eastAsia"/>
          <w:sz w:val="22"/>
          <w:szCs w:val="22"/>
        </w:rPr>
        <w:t>p</w:t>
      </w:r>
      <w:r w:rsidRPr="00A73FBC">
        <w:rPr>
          <w:rFonts w:ascii="Times New Roman" w:hAnsi="Times New Roman" w:cs="Times New Roman"/>
          <w:sz w:val="22"/>
          <w:szCs w:val="22"/>
        </w:rPr>
        <w:t xml:space="preserve">illar </w:t>
      </w:r>
      <w:r w:rsidR="00AE02DF">
        <w:rPr>
          <w:rFonts w:ascii="Times New Roman" w:hAnsi="Times New Roman" w:cs="Times New Roman" w:hint="eastAsia"/>
          <w:sz w:val="22"/>
          <w:szCs w:val="22"/>
        </w:rPr>
        <w:t>s</w:t>
      </w:r>
      <w:r w:rsidRPr="00A73FBC">
        <w:rPr>
          <w:rFonts w:ascii="Times New Roman" w:hAnsi="Times New Roman" w:cs="Times New Roman"/>
          <w:sz w:val="22"/>
          <w:szCs w:val="22"/>
        </w:rPr>
        <w:t>core on lagged discretionary accruals, along with all control variables. The results are reported in Table 4. The coefficient for lagged earnings management is negative and statistically insignificant (</w:t>
      </w:r>
      <w:r w:rsidR="006A6D78">
        <w:rPr>
          <w:rFonts w:ascii="Times New Roman" w:hAnsi="Times New Roman" w:cs="Times New Roman"/>
          <w:sz w:val="22"/>
          <w:szCs w:val="22"/>
        </w:rPr>
        <w:t>β</w:t>
      </w:r>
      <w:r w:rsidRPr="00A73FBC">
        <w:rPr>
          <w:rFonts w:ascii="Times New Roman" w:hAnsi="Times New Roman" w:cs="Times New Roman"/>
          <w:sz w:val="22"/>
          <w:szCs w:val="22"/>
        </w:rPr>
        <w:t xml:space="preserve"> = -0.016, p &gt; 0.10). This null result is critical for our causal inference. It indicates that past financial manipulation does not predict future environmental engagement, effectively ruling out the insurance hypothesis. This supports our theoretical directionality: substantive environmental engagement functions as an antecedent</w:t>
      </w:r>
      <w:r w:rsidR="00E50C23">
        <w:rPr>
          <w:rFonts w:ascii="Times New Roman" w:hAnsi="Times New Roman" w:cs="Times New Roman" w:hint="eastAsia"/>
          <w:sz w:val="22"/>
          <w:szCs w:val="22"/>
        </w:rPr>
        <w:t xml:space="preserve"> </w:t>
      </w:r>
      <w:r w:rsidRPr="00A73FBC">
        <w:rPr>
          <w:rFonts w:ascii="Times New Roman" w:hAnsi="Times New Roman" w:cs="Times New Roman"/>
          <w:sz w:val="22"/>
          <w:szCs w:val="22"/>
        </w:rPr>
        <w:t>that enables subsequent earnings management, rather than a consequence of it.</w:t>
      </w:r>
    </w:p>
    <w:p w14:paraId="30D53094" w14:textId="2EA1705C" w:rsidR="00E051E1" w:rsidRDefault="00A73FBC" w:rsidP="006A6DB1">
      <w:pPr>
        <w:ind w:firstLineChars="200" w:firstLine="440"/>
        <w:jc w:val="both"/>
        <w:rPr>
          <w:rFonts w:ascii="Times New Roman" w:hAnsi="Times New Roman" w:cs="Times New Roman"/>
          <w:sz w:val="22"/>
          <w:szCs w:val="22"/>
        </w:rPr>
      </w:pPr>
      <w:r w:rsidRPr="00A73FBC">
        <w:rPr>
          <w:rFonts w:ascii="Times New Roman" w:hAnsi="Times New Roman" w:cs="Times New Roman"/>
          <w:sz w:val="22"/>
          <w:szCs w:val="22"/>
        </w:rPr>
        <w:t>Finally, we conduct a series of sensitivity tests to ensure our results are robust to alternative model specifications and measurement choices.</w:t>
      </w:r>
      <w:r w:rsidR="008D6699">
        <w:rPr>
          <w:rFonts w:ascii="Times New Roman" w:hAnsi="Times New Roman" w:cs="Times New Roman" w:hint="eastAsia"/>
          <w:sz w:val="22"/>
          <w:szCs w:val="22"/>
        </w:rPr>
        <w:t xml:space="preserve"> </w:t>
      </w:r>
      <w:r w:rsidRPr="00A73FBC">
        <w:rPr>
          <w:rFonts w:ascii="Times New Roman" w:hAnsi="Times New Roman" w:cs="Times New Roman"/>
          <w:sz w:val="22"/>
          <w:szCs w:val="22"/>
        </w:rPr>
        <w:t xml:space="preserve">First, to account for unobserved time-varying local shocks—such as changes in state-level regulations, local economic downturns, or natural disasters that might simultaneously affect a firm’s environmental investment and its financial reporting incentives—we re-estimate our baseline models including </w:t>
      </w:r>
      <w:r w:rsidR="0025684A">
        <w:rPr>
          <w:rFonts w:ascii="Times New Roman" w:hAnsi="Times New Roman" w:cs="Times New Roman" w:hint="eastAsia"/>
          <w:sz w:val="22"/>
          <w:szCs w:val="22"/>
        </w:rPr>
        <w:t>s</w:t>
      </w:r>
      <w:r w:rsidRPr="00A73FBC">
        <w:rPr>
          <w:rFonts w:ascii="Times New Roman" w:hAnsi="Times New Roman" w:cs="Times New Roman"/>
          <w:sz w:val="22"/>
          <w:szCs w:val="22"/>
        </w:rPr>
        <w:t>tate</w:t>
      </w:r>
      <w:r w:rsidR="0025684A">
        <w:rPr>
          <w:rFonts w:ascii="Times New Roman" w:hAnsi="Times New Roman" w:cs="Times New Roman" w:hint="eastAsia"/>
          <w:sz w:val="22"/>
          <w:szCs w:val="22"/>
        </w:rPr>
        <w:t>-y</w:t>
      </w:r>
      <w:r w:rsidRPr="00A73FBC">
        <w:rPr>
          <w:rFonts w:ascii="Times New Roman" w:hAnsi="Times New Roman" w:cs="Times New Roman"/>
          <w:sz w:val="22"/>
          <w:szCs w:val="22"/>
        </w:rPr>
        <w:t>ear fixed effects</w:t>
      </w:r>
      <w:r w:rsidR="0002790C">
        <w:rPr>
          <w:rFonts w:ascii="Times New Roman" w:hAnsi="Times New Roman" w:cs="Times New Roman" w:hint="eastAsia"/>
          <w:sz w:val="22"/>
          <w:szCs w:val="22"/>
        </w:rPr>
        <w:t xml:space="preserve"> (Par</w:t>
      </w:r>
      <w:r w:rsidR="005108BF">
        <w:rPr>
          <w:rFonts w:ascii="Times New Roman" w:hAnsi="Times New Roman" w:cs="Times New Roman" w:hint="eastAsia"/>
          <w:sz w:val="22"/>
          <w:szCs w:val="22"/>
        </w:rPr>
        <w:t>k et al., 2024</w:t>
      </w:r>
      <w:r w:rsidR="0002790C">
        <w:rPr>
          <w:rFonts w:ascii="Times New Roman" w:hAnsi="Times New Roman" w:cs="Times New Roman" w:hint="eastAsia"/>
          <w:sz w:val="22"/>
          <w:szCs w:val="22"/>
        </w:rPr>
        <w:t>)</w:t>
      </w:r>
      <w:r w:rsidRPr="00A73FBC">
        <w:rPr>
          <w:rFonts w:ascii="Times New Roman" w:hAnsi="Times New Roman" w:cs="Times New Roman"/>
          <w:sz w:val="22"/>
          <w:szCs w:val="22"/>
        </w:rPr>
        <w:t xml:space="preserve">. As shown in Model </w:t>
      </w:r>
      <w:r w:rsidR="00512A19">
        <w:rPr>
          <w:rFonts w:ascii="Times New Roman" w:hAnsi="Times New Roman" w:cs="Times New Roman" w:hint="eastAsia"/>
          <w:sz w:val="22"/>
          <w:szCs w:val="22"/>
        </w:rPr>
        <w:t>3</w:t>
      </w:r>
      <w:r w:rsidRPr="00A73FBC">
        <w:rPr>
          <w:rFonts w:ascii="Times New Roman" w:hAnsi="Times New Roman" w:cs="Times New Roman"/>
          <w:sz w:val="22"/>
          <w:szCs w:val="22"/>
        </w:rPr>
        <w:t xml:space="preserve"> of Table 5, our results remain qualitatively unchanged: the </w:t>
      </w:r>
      <w:r w:rsidR="0025684A">
        <w:rPr>
          <w:rFonts w:ascii="Times New Roman" w:hAnsi="Times New Roman" w:cs="Times New Roman" w:hint="eastAsia"/>
          <w:sz w:val="22"/>
          <w:szCs w:val="22"/>
        </w:rPr>
        <w:t>e</w:t>
      </w:r>
      <w:r w:rsidRPr="00A73FBC">
        <w:rPr>
          <w:rFonts w:ascii="Times New Roman" w:hAnsi="Times New Roman" w:cs="Times New Roman"/>
          <w:sz w:val="22"/>
          <w:szCs w:val="22"/>
        </w:rPr>
        <w:t>nvironmental</w:t>
      </w:r>
      <w:r w:rsidR="0025684A">
        <w:rPr>
          <w:rFonts w:ascii="Times New Roman" w:hAnsi="Times New Roman" w:cs="Times New Roman" w:hint="eastAsia"/>
          <w:sz w:val="22"/>
          <w:szCs w:val="22"/>
        </w:rPr>
        <w:t xml:space="preserve"> s</w:t>
      </w:r>
      <w:r w:rsidRPr="00A73FBC">
        <w:rPr>
          <w:rFonts w:ascii="Times New Roman" w:hAnsi="Times New Roman" w:cs="Times New Roman"/>
          <w:sz w:val="22"/>
          <w:szCs w:val="22"/>
        </w:rPr>
        <w:t>core is positively associated with earnings management (</w:t>
      </w:r>
      <w:r w:rsidR="006A6D78">
        <w:rPr>
          <w:rFonts w:ascii="Times New Roman" w:hAnsi="Times New Roman" w:cs="Times New Roman"/>
          <w:sz w:val="22"/>
          <w:szCs w:val="22"/>
        </w:rPr>
        <w:t>β</w:t>
      </w:r>
      <w:r w:rsidRPr="00A73FBC">
        <w:rPr>
          <w:rFonts w:ascii="Times New Roman" w:hAnsi="Times New Roman" w:cs="Times New Roman"/>
          <w:sz w:val="22"/>
          <w:szCs w:val="22"/>
        </w:rPr>
        <w:t xml:space="preserve"> = 0.009, p &lt; 0.05), and the interaction with industry culpability remains negative.</w:t>
      </w:r>
      <w:r w:rsidR="0025684A">
        <w:rPr>
          <w:rFonts w:ascii="Times New Roman" w:hAnsi="Times New Roman" w:cs="Times New Roman" w:hint="eastAsia"/>
          <w:sz w:val="22"/>
          <w:szCs w:val="22"/>
        </w:rPr>
        <w:t xml:space="preserve"> </w:t>
      </w:r>
    </w:p>
    <w:p w14:paraId="2EFBAB2D" w14:textId="4D5E91A0" w:rsidR="00384924" w:rsidRPr="00A40B7C" w:rsidRDefault="00A73FBC" w:rsidP="006A6DB1">
      <w:pPr>
        <w:ind w:firstLineChars="200" w:firstLine="440"/>
        <w:jc w:val="both"/>
        <w:rPr>
          <w:rFonts w:ascii="Times New Roman" w:hAnsi="Times New Roman" w:cs="Times New Roman"/>
          <w:sz w:val="22"/>
          <w:szCs w:val="22"/>
        </w:rPr>
      </w:pPr>
      <w:r w:rsidRPr="00A73FBC">
        <w:rPr>
          <w:rFonts w:ascii="Times New Roman" w:hAnsi="Times New Roman" w:cs="Times New Roman"/>
          <w:sz w:val="22"/>
          <w:szCs w:val="22"/>
        </w:rPr>
        <w:t xml:space="preserve">Second, we assess the sensitivity of our dependent variable. In our main analysis, we calculated discretionary accruals using the </w:t>
      </w:r>
      <w:r w:rsidR="00E051E1">
        <w:rPr>
          <w:rFonts w:ascii="Times New Roman" w:hAnsi="Times New Roman" w:cs="Times New Roman" w:hint="eastAsia"/>
          <w:sz w:val="22"/>
          <w:szCs w:val="22"/>
        </w:rPr>
        <w:t>m</w:t>
      </w:r>
      <w:r w:rsidRPr="00A73FBC">
        <w:rPr>
          <w:rFonts w:ascii="Times New Roman" w:hAnsi="Times New Roman" w:cs="Times New Roman"/>
          <w:sz w:val="22"/>
          <w:szCs w:val="22"/>
        </w:rPr>
        <w:t xml:space="preserve">odified </w:t>
      </w:r>
      <w:r w:rsidR="00E051E1">
        <w:rPr>
          <w:rFonts w:ascii="Times New Roman" w:hAnsi="Times New Roman" w:cs="Times New Roman" w:hint="eastAsia"/>
          <w:sz w:val="22"/>
          <w:szCs w:val="22"/>
        </w:rPr>
        <w:t>j</w:t>
      </w:r>
      <w:r w:rsidRPr="00A73FBC">
        <w:rPr>
          <w:rFonts w:ascii="Times New Roman" w:hAnsi="Times New Roman" w:cs="Times New Roman"/>
          <w:sz w:val="22"/>
          <w:szCs w:val="22"/>
        </w:rPr>
        <w:t xml:space="preserve">ones </w:t>
      </w:r>
      <w:r w:rsidR="00E051E1">
        <w:rPr>
          <w:rFonts w:ascii="Times New Roman" w:hAnsi="Times New Roman" w:cs="Times New Roman" w:hint="eastAsia"/>
          <w:sz w:val="22"/>
          <w:szCs w:val="22"/>
        </w:rPr>
        <w:t>m</w:t>
      </w:r>
      <w:r w:rsidRPr="00A73FBC">
        <w:rPr>
          <w:rFonts w:ascii="Times New Roman" w:hAnsi="Times New Roman" w:cs="Times New Roman"/>
          <w:sz w:val="22"/>
          <w:szCs w:val="22"/>
        </w:rPr>
        <w:t xml:space="preserve">odel matched on 2-digit SIC codes. To ensure our results are not driven by the granularity of industry classification, we re-calculate discretionary accruals using the Fama-French 48 industry classification. The results, reported in Model </w:t>
      </w:r>
      <w:r w:rsidR="00B84DC0">
        <w:rPr>
          <w:rFonts w:ascii="Times New Roman" w:hAnsi="Times New Roman" w:cs="Times New Roman" w:hint="eastAsia"/>
          <w:sz w:val="22"/>
          <w:szCs w:val="22"/>
        </w:rPr>
        <w:t>4</w:t>
      </w:r>
      <w:r w:rsidRPr="00A73FBC">
        <w:rPr>
          <w:rFonts w:ascii="Times New Roman" w:hAnsi="Times New Roman" w:cs="Times New Roman"/>
          <w:sz w:val="22"/>
          <w:szCs w:val="22"/>
        </w:rPr>
        <w:t xml:space="preserve"> of Table </w:t>
      </w:r>
      <w:r w:rsidR="00067BFD">
        <w:rPr>
          <w:rFonts w:ascii="Times New Roman" w:hAnsi="Times New Roman" w:cs="Times New Roman" w:hint="eastAsia"/>
          <w:sz w:val="22"/>
          <w:szCs w:val="22"/>
        </w:rPr>
        <w:t>6</w:t>
      </w:r>
      <w:r w:rsidRPr="00A73FBC">
        <w:rPr>
          <w:rFonts w:ascii="Times New Roman" w:hAnsi="Times New Roman" w:cs="Times New Roman"/>
          <w:sz w:val="22"/>
          <w:szCs w:val="22"/>
        </w:rPr>
        <w:t>, are robust to this alternative measurement (</w:t>
      </w:r>
      <w:r w:rsidR="006A6D78">
        <w:rPr>
          <w:rFonts w:ascii="Times New Roman" w:hAnsi="Times New Roman" w:cs="Times New Roman"/>
          <w:sz w:val="22"/>
          <w:szCs w:val="22"/>
        </w:rPr>
        <w:t>β</w:t>
      </w:r>
      <w:r w:rsidRPr="00A73FBC">
        <w:rPr>
          <w:rFonts w:ascii="Times New Roman" w:hAnsi="Times New Roman" w:cs="Times New Roman"/>
          <w:sz w:val="22"/>
          <w:szCs w:val="22"/>
        </w:rPr>
        <w:t xml:space="preserve"> = 0.00</w:t>
      </w:r>
      <w:r w:rsidR="00512A19">
        <w:rPr>
          <w:rFonts w:ascii="Times New Roman" w:hAnsi="Times New Roman" w:cs="Times New Roman" w:hint="eastAsia"/>
          <w:sz w:val="22"/>
          <w:szCs w:val="22"/>
        </w:rPr>
        <w:t>9</w:t>
      </w:r>
      <w:r w:rsidRPr="00A73FBC">
        <w:rPr>
          <w:rFonts w:ascii="Times New Roman" w:hAnsi="Times New Roman" w:cs="Times New Roman"/>
          <w:sz w:val="22"/>
          <w:szCs w:val="22"/>
        </w:rPr>
        <w:t>, p &lt; 0.05).</w:t>
      </w:r>
    </w:p>
    <w:p w14:paraId="585B2DB7" w14:textId="77777777" w:rsidR="00F648C7" w:rsidRPr="00A40B7C" w:rsidRDefault="00F648C7" w:rsidP="001E0774">
      <w:pPr>
        <w:spacing w:after="0"/>
        <w:jc w:val="center"/>
        <w:rPr>
          <w:rFonts w:ascii="Times New Roman" w:eastAsia="Times New Roman" w:hAnsi="Times New Roman" w:cs="Times New Roman"/>
          <w:kern w:val="0"/>
          <w:sz w:val="22"/>
          <w:szCs w:val="22"/>
          <w14:ligatures w14:val="none"/>
        </w:rPr>
      </w:pPr>
      <w:r w:rsidRPr="00A40B7C">
        <w:rPr>
          <w:rFonts w:ascii="Times New Roman" w:eastAsia="Times New Roman" w:hAnsi="Times New Roman" w:cs="Times New Roman"/>
          <w:kern w:val="0"/>
          <w:sz w:val="22"/>
          <w:szCs w:val="22"/>
          <w14:ligatures w14:val="none"/>
        </w:rPr>
        <w:t>-----------------------</w:t>
      </w:r>
    </w:p>
    <w:p w14:paraId="3CF597C1" w14:textId="171D1CDC" w:rsidR="00F648C7" w:rsidRPr="00A40B7C" w:rsidRDefault="00F648C7" w:rsidP="001E0774">
      <w:pPr>
        <w:spacing w:after="0"/>
        <w:jc w:val="center"/>
        <w:rPr>
          <w:rFonts w:ascii="Times New Roman" w:eastAsia="Times New Roman" w:hAnsi="Times New Roman" w:cs="Times New Roman"/>
          <w:kern w:val="0"/>
          <w:sz w:val="22"/>
          <w:szCs w:val="22"/>
          <w14:ligatures w14:val="none"/>
        </w:rPr>
      </w:pPr>
      <w:r w:rsidRPr="00A40B7C">
        <w:rPr>
          <w:rFonts w:ascii="Times New Roman" w:eastAsia="Times New Roman" w:hAnsi="Times New Roman" w:cs="Times New Roman"/>
          <w:kern w:val="0"/>
          <w:sz w:val="22"/>
          <w:szCs w:val="22"/>
          <w14:ligatures w14:val="none"/>
        </w:rPr>
        <w:t>I</w:t>
      </w:r>
      <w:r w:rsidRPr="00A40B7C">
        <w:rPr>
          <w:rFonts w:ascii="Times New Roman" w:eastAsia="Times New Roman" w:hAnsi="Times New Roman" w:cs="Times New Roman" w:hint="eastAsia"/>
          <w:kern w:val="0"/>
          <w:sz w:val="22"/>
          <w:szCs w:val="22"/>
          <w14:ligatures w14:val="none"/>
        </w:rPr>
        <w:t>n</w:t>
      </w:r>
      <w:r w:rsidRPr="00A40B7C">
        <w:rPr>
          <w:rFonts w:ascii="Times New Roman" w:eastAsia="Times New Roman" w:hAnsi="Times New Roman" w:cs="Times New Roman"/>
          <w:kern w:val="0"/>
          <w:sz w:val="22"/>
          <w:szCs w:val="22"/>
          <w14:ligatures w14:val="none"/>
        </w:rPr>
        <w:t>sert</w:t>
      </w:r>
      <w:r w:rsidRPr="00A40B7C">
        <w:rPr>
          <w:rFonts w:ascii="Times New Roman" w:hAnsi="Times New Roman" w:cs="Times New Roman" w:hint="eastAsia"/>
          <w:kern w:val="0"/>
          <w:sz w:val="22"/>
          <w:szCs w:val="22"/>
          <w14:ligatures w14:val="none"/>
        </w:rPr>
        <w:t xml:space="preserve"> Table 3</w:t>
      </w:r>
      <w:r w:rsidR="00E051E1">
        <w:rPr>
          <w:rFonts w:ascii="Times New Roman" w:hAnsi="Times New Roman" w:cs="Times New Roman" w:hint="eastAsia"/>
          <w:kern w:val="0"/>
          <w:sz w:val="22"/>
          <w:szCs w:val="22"/>
          <w14:ligatures w14:val="none"/>
        </w:rPr>
        <w:t>-6</w:t>
      </w:r>
      <w:r w:rsidRPr="00A40B7C">
        <w:rPr>
          <w:rFonts w:ascii="Times New Roman" w:hAnsi="Times New Roman" w:cs="Times New Roman" w:hint="eastAsia"/>
          <w:kern w:val="0"/>
          <w:sz w:val="22"/>
          <w:szCs w:val="22"/>
          <w14:ligatures w14:val="none"/>
        </w:rPr>
        <w:t xml:space="preserve"> </w:t>
      </w:r>
      <w:r w:rsidRPr="00A40B7C">
        <w:rPr>
          <w:rFonts w:ascii="Times New Roman" w:eastAsia="Times New Roman" w:hAnsi="Times New Roman" w:cs="Times New Roman"/>
          <w:kern w:val="0"/>
          <w:sz w:val="22"/>
          <w:szCs w:val="22"/>
          <w14:ligatures w14:val="none"/>
        </w:rPr>
        <w:t>here</w:t>
      </w:r>
    </w:p>
    <w:p w14:paraId="34CB8B86" w14:textId="77777777" w:rsidR="00F648C7" w:rsidRPr="00A40B7C" w:rsidRDefault="00F648C7" w:rsidP="001E0774">
      <w:pPr>
        <w:spacing w:after="0"/>
        <w:jc w:val="center"/>
        <w:rPr>
          <w:rFonts w:ascii="Times New Roman" w:eastAsia="Times New Roman" w:hAnsi="Times New Roman" w:cs="Times New Roman"/>
          <w:kern w:val="0"/>
          <w:sz w:val="22"/>
          <w:szCs w:val="22"/>
          <w14:ligatures w14:val="none"/>
        </w:rPr>
      </w:pPr>
      <w:r w:rsidRPr="00A40B7C">
        <w:rPr>
          <w:rFonts w:ascii="Times New Roman" w:eastAsia="Times New Roman" w:hAnsi="Times New Roman" w:cs="Times New Roman"/>
          <w:kern w:val="0"/>
          <w:sz w:val="22"/>
          <w:szCs w:val="22"/>
          <w14:ligatures w14:val="none"/>
        </w:rPr>
        <w:lastRenderedPageBreak/>
        <w:t>-----------------------</w:t>
      </w:r>
    </w:p>
    <w:p w14:paraId="36EBD009" w14:textId="3EEB8B60" w:rsidR="00F648C7" w:rsidRPr="00A40B7C" w:rsidRDefault="006A6D78" w:rsidP="006A6DB1">
      <w:pPr>
        <w:ind w:firstLineChars="200" w:firstLine="440"/>
        <w:jc w:val="both"/>
        <w:rPr>
          <w:rFonts w:ascii="Times New Roman" w:hAnsi="Times New Roman" w:cs="Times New Roman"/>
          <w:sz w:val="22"/>
          <w:szCs w:val="22"/>
        </w:rPr>
      </w:pPr>
      <w:r w:rsidRPr="00A73FBC">
        <w:rPr>
          <w:rFonts w:ascii="Times New Roman" w:hAnsi="Times New Roman" w:cs="Times New Roman"/>
          <w:sz w:val="22"/>
          <w:szCs w:val="22"/>
        </w:rPr>
        <w:t>Collectively, these robustness checks</w:t>
      </w:r>
      <w:r w:rsidR="00811590">
        <w:rPr>
          <w:rFonts w:ascii="Times New Roman" w:hAnsi="Times New Roman" w:cs="Times New Roman" w:hint="eastAsia"/>
          <w:sz w:val="22"/>
          <w:szCs w:val="22"/>
        </w:rPr>
        <w:t xml:space="preserve"> </w:t>
      </w:r>
      <w:r w:rsidRPr="00A73FBC">
        <w:rPr>
          <w:rFonts w:ascii="Times New Roman" w:hAnsi="Times New Roman" w:cs="Times New Roman"/>
          <w:sz w:val="22"/>
          <w:szCs w:val="22"/>
        </w:rPr>
        <w:t>provide confidence that the observed moral licensing effect is a stable and causal phenomenon.</w:t>
      </w:r>
      <w:r w:rsidR="009803A8" w:rsidRPr="00A40B7C">
        <w:rPr>
          <w:rFonts w:ascii="Times New Roman" w:hAnsi="Times New Roman" w:cs="Times New Roman" w:hint="eastAsia"/>
          <w:sz w:val="22"/>
          <w:szCs w:val="22"/>
        </w:rPr>
        <w:t xml:space="preserve"> </w:t>
      </w:r>
    </w:p>
    <w:p w14:paraId="5BB7E1C1" w14:textId="77777777" w:rsidR="00BF3EB5" w:rsidRPr="00A40B7C" w:rsidRDefault="00BF3EB5" w:rsidP="006A6DB1">
      <w:pPr>
        <w:ind w:firstLineChars="200" w:firstLine="440"/>
        <w:jc w:val="both"/>
        <w:rPr>
          <w:rFonts w:ascii="Times New Roman" w:hAnsi="Times New Roman" w:cs="Times New Roman"/>
          <w:sz w:val="22"/>
          <w:szCs w:val="22"/>
        </w:rPr>
      </w:pPr>
    </w:p>
    <w:p w14:paraId="5A3675B4" w14:textId="2DACD826" w:rsidR="009803A8" w:rsidRPr="00A40B7C" w:rsidRDefault="00163E54" w:rsidP="009803A8">
      <w:pPr>
        <w:jc w:val="center"/>
        <w:rPr>
          <w:rFonts w:ascii="Times New Roman" w:hAnsi="Times New Roman" w:cs="Times New Roman"/>
          <w:b/>
          <w:sz w:val="22"/>
          <w:szCs w:val="22"/>
        </w:rPr>
      </w:pPr>
      <w:r w:rsidRPr="00A40B7C">
        <w:rPr>
          <w:rFonts w:ascii="Times New Roman" w:hAnsi="Times New Roman" w:cs="Times New Roman" w:hint="eastAsia"/>
          <w:b/>
          <w:sz w:val="22"/>
          <w:szCs w:val="22"/>
        </w:rPr>
        <w:t>DISCUSSION AND SUMMARY</w:t>
      </w:r>
    </w:p>
    <w:p w14:paraId="37CE9636" w14:textId="513C6289" w:rsidR="003F5D2F" w:rsidRPr="00A40B7C" w:rsidRDefault="008F0ADA" w:rsidP="00EC0487">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t xml:space="preserve">In </w:t>
      </w:r>
      <w:r w:rsidR="00363755" w:rsidRPr="00A40B7C">
        <w:rPr>
          <w:rFonts w:ascii="Times New Roman" w:hAnsi="Times New Roman" w:cs="Times New Roman" w:hint="eastAsia"/>
          <w:sz w:val="22"/>
          <w:szCs w:val="22"/>
        </w:rPr>
        <w:t>our study, we</w:t>
      </w:r>
      <w:r w:rsidR="008D45B5" w:rsidRPr="00A40B7C">
        <w:rPr>
          <w:rFonts w:ascii="Times New Roman" w:hAnsi="Times New Roman" w:cs="Times New Roman" w:hint="eastAsia"/>
          <w:sz w:val="22"/>
          <w:szCs w:val="22"/>
        </w:rPr>
        <w:t xml:space="preserve"> </w:t>
      </w:r>
      <w:r w:rsidR="00713120" w:rsidRPr="00A40B7C">
        <w:rPr>
          <w:rFonts w:ascii="Times New Roman" w:hAnsi="Times New Roman" w:cs="Times New Roman" w:hint="eastAsia"/>
          <w:sz w:val="22"/>
          <w:szCs w:val="22"/>
        </w:rPr>
        <w:t>offer</w:t>
      </w:r>
      <w:r w:rsidR="008D45B5" w:rsidRPr="00A40B7C">
        <w:rPr>
          <w:rFonts w:ascii="Times New Roman" w:hAnsi="Times New Roman" w:cs="Times New Roman" w:hint="eastAsia"/>
          <w:sz w:val="22"/>
          <w:szCs w:val="22"/>
        </w:rPr>
        <w:t>ed</w:t>
      </w:r>
      <w:r w:rsidR="00713120" w:rsidRPr="00A40B7C">
        <w:rPr>
          <w:rFonts w:ascii="Times New Roman" w:hAnsi="Times New Roman" w:cs="Times New Roman" w:hint="eastAsia"/>
          <w:sz w:val="22"/>
          <w:szCs w:val="22"/>
        </w:rPr>
        <w:t xml:space="preserve"> an alternative perspective, </w:t>
      </w:r>
      <w:r w:rsidR="00E91FD7" w:rsidRPr="00A40B7C">
        <w:rPr>
          <w:rFonts w:ascii="Times New Roman" w:hAnsi="Times New Roman" w:cs="Times New Roman" w:hint="eastAsia"/>
          <w:sz w:val="22"/>
          <w:szCs w:val="22"/>
        </w:rPr>
        <w:t>the</w:t>
      </w:r>
      <w:r w:rsidR="00713120" w:rsidRPr="00A40B7C">
        <w:rPr>
          <w:rFonts w:ascii="Times New Roman" w:hAnsi="Times New Roman" w:cs="Times New Roman" w:hint="eastAsia"/>
          <w:sz w:val="22"/>
          <w:szCs w:val="22"/>
        </w:rPr>
        <w:t xml:space="preserve"> moral </w:t>
      </w:r>
      <w:r w:rsidR="00713120" w:rsidRPr="00A40B7C">
        <w:rPr>
          <w:rFonts w:ascii="Times New Roman" w:hAnsi="Times New Roman" w:cs="Times New Roman"/>
          <w:sz w:val="22"/>
          <w:szCs w:val="22"/>
        </w:rPr>
        <w:t>licensing</w:t>
      </w:r>
      <w:r w:rsidR="00713120" w:rsidRPr="00A40B7C">
        <w:rPr>
          <w:rFonts w:ascii="Times New Roman" w:hAnsi="Times New Roman" w:cs="Times New Roman" w:hint="eastAsia"/>
          <w:sz w:val="22"/>
          <w:szCs w:val="22"/>
        </w:rPr>
        <w:t xml:space="preserve"> perspective</w:t>
      </w:r>
      <w:r w:rsidR="005C2FEA" w:rsidRPr="00A40B7C">
        <w:rPr>
          <w:rFonts w:ascii="Times New Roman" w:hAnsi="Times New Roman" w:cs="Times New Roman" w:hint="eastAsia"/>
          <w:sz w:val="22"/>
          <w:szCs w:val="22"/>
        </w:rPr>
        <w:t xml:space="preserve"> </w:t>
      </w:r>
      <w:r w:rsidR="005C2FEA" w:rsidRPr="00A40B7C">
        <w:rPr>
          <w:rFonts w:ascii="Times New Roman" w:hAnsi="Times New Roman" w:cs="Times New Roman"/>
          <w:sz w:val="22"/>
          <w:szCs w:val="22"/>
        </w:rPr>
        <w:t>(Merritt et al., 2010; Monin &amp; Miller, 2001)</w:t>
      </w:r>
      <w:r w:rsidR="00713120" w:rsidRPr="00A40B7C">
        <w:rPr>
          <w:rFonts w:ascii="Times New Roman" w:hAnsi="Times New Roman" w:cs="Times New Roman" w:hint="eastAsia"/>
          <w:sz w:val="22"/>
          <w:szCs w:val="22"/>
        </w:rPr>
        <w:t>, to explain</w:t>
      </w:r>
      <w:r w:rsidR="003F5106" w:rsidRPr="00A40B7C">
        <w:rPr>
          <w:rFonts w:ascii="Times New Roman" w:hAnsi="Times New Roman" w:cs="Times New Roman" w:hint="eastAsia"/>
          <w:sz w:val="22"/>
          <w:szCs w:val="22"/>
        </w:rPr>
        <w:t xml:space="preserve"> </w:t>
      </w:r>
      <w:r w:rsidR="00A53516" w:rsidRPr="00A40B7C">
        <w:rPr>
          <w:rFonts w:ascii="Times New Roman" w:hAnsi="Times New Roman" w:cs="Times New Roman" w:hint="eastAsia"/>
          <w:sz w:val="22"/>
          <w:szCs w:val="22"/>
        </w:rPr>
        <w:t>how</w:t>
      </w:r>
      <w:r w:rsidR="00E91FD7" w:rsidRPr="00A40B7C">
        <w:rPr>
          <w:rFonts w:ascii="Times New Roman" w:hAnsi="Times New Roman" w:cs="Times New Roman" w:hint="eastAsia"/>
          <w:sz w:val="22"/>
          <w:szCs w:val="22"/>
        </w:rPr>
        <w:t xml:space="preserve"> </w:t>
      </w:r>
      <w:r w:rsidR="00E91FD7" w:rsidRPr="00A40B7C">
        <w:rPr>
          <w:rFonts w:ascii="Times New Roman" w:hAnsi="Times New Roman" w:cs="Times New Roman"/>
          <w:sz w:val="22"/>
          <w:szCs w:val="22"/>
        </w:rPr>
        <w:t>firm</w:t>
      </w:r>
      <w:r w:rsidR="00E91FD7" w:rsidRPr="00A40B7C">
        <w:rPr>
          <w:rFonts w:ascii="Times New Roman" w:hAnsi="Times New Roman" w:cs="Times New Roman" w:hint="eastAsia"/>
          <w:sz w:val="22"/>
          <w:szCs w:val="22"/>
        </w:rPr>
        <w:t xml:space="preserve"> </w:t>
      </w:r>
      <w:r w:rsidR="00705D7D" w:rsidRPr="00A40B7C">
        <w:rPr>
          <w:rFonts w:ascii="Times New Roman" w:hAnsi="Times New Roman" w:cs="Times New Roman" w:hint="eastAsia"/>
          <w:sz w:val="22"/>
          <w:szCs w:val="22"/>
        </w:rPr>
        <w:t>re</w:t>
      </w:r>
      <w:r w:rsidR="003F5106" w:rsidRPr="00A40B7C">
        <w:rPr>
          <w:rFonts w:ascii="Times New Roman" w:hAnsi="Times New Roman" w:cs="Times New Roman" w:hint="eastAsia"/>
          <w:sz w:val="22"/>
          <w:szCs w:val="22"/>
        </w:rPr>
        <w:t>sponse to</w:t>
      </w:r>
      <w:r w:rsidR="00C91881" w:rsidRPr="00A40B7C">
        <w:rPr>
          <w:rFonts w:ascii="Times New Roman" w:hAnsi="Times New Roman" w:cs="Times New Roman" w:hint="eastAsia"/>
          <w:sz w:val="22"/>
          <w:szCs w:val="22"/>
        </w:rPr>
        <w:t xml:space="preserve"> </w:t>
      </w:r>
      <w:r w:rsidR="004F584C" w:rsidRPr="00A40B7C">
        <w:rPr>
          <w:rFonts w:ascii="Times New Roman" w:hAnsi="Times New Roman" w:cs="Times New Roman" w:hint="eastAsia"/>
          <w:sz w:val="22"/>
          <w:szCs w:val="22"/>
        </w:rPr>
        <w:t>tension</w:t>
      </w:r>
      <w:r w:rsidR="00C91881" w:rsidRPr="00A40B7C">
        <w:rPr>
          <w:rFonts w:ascii="Times New Roman" w:hAnsi="Times New Roman" w:cs="Times New Roman" w:hint="eastAsia"/>
          <w:sz w:val="22"/>
          <w:szCs w:val="22"/>
        </w:rPr>
        <w:t xml:space="preserve">s from various </w:t>
      </w:r>
      <w:r w:rsidR="00C91881" w:rsidRPr="00A40B7C">
        <w:rPr>
          <w:rFonts w:ascii="Times New Roman" w:hAnsi="Times New Roman" w:cs="Times New Roman"/>
          <w:sz w:val="22"/>
          <w:szCs w:val="22"/>
        </w:rPr>
        <w:t>stakeholders</w:t>
      </w:r>
      <w:r w:rsidR="007E3208" w:rsidRPr="00A40B7C">
        <w:rPr>
          <w:rFonts w:ascii="Times New Roman" w:hAnsi="Times New Roman" w:cs="Times New Roman" w:hint="eastAsia"/>
          <w:sz w:val="22"/>
          <w:szCs w:val="22"/>
        </w:rPr>
        <w:t xml:space="preserve"> </w:t>
      </w:r>
      <w:r w:rsidR="007E3208" w:rsidRPr="00A40B7C">
        <w:rPr>
          <w:rFonts w:ascii="Times New Roman" w:hAnsi="Times New Roman" w:cs="Times New Roman"/>
          <w:sz w:val="22"/>
          <w:szCs w:val="22"/>
        </w:rPr>
        <w:t>(Kim &amp; Lyon, 2015; Wang et al., 2021)</w:t>
      </w:r>
      <w:r w:rsidR="006D209E" w:rsidRPr="00A40B7C">
        <w:rPr>
          <w:rFonts w:ascii="Times New Roman" w:hAnsi="Times New Roman" w:cs="Times New Roman" w:hint="eastAsia"/>
          <w:sz w:val="22"/>
          <w:szCs w:val="22"/>
        </w:rPr>
        <w:t>.</w:t>
      </w:r>
      <w:r w:rsidR="00C91881" w:rsidRPr="00A40B7C">
        <w:rPr>
          <w:rFonts w:ascii="Times New Roman" w:hAnsi="Times New Roman" w:cs="Times New Roman" w:hint="eastAsia"/>
          <w:sz w:val="22"/>
          <w:szCs w:val="22"/>
        </w:rPr>
        <w:t xml:space="preserve"> </w:t>
      </w:r>
      <w:r w:rsidR="00620B68" w:rsidRPr="00A40B7C">
        <w:rPr>
          <w:rFonts w:ascii="Times New Roman" w:hAnsi="Times New Roman" w:cs="Times New Roman" w:hint="eastAsia"/>
          <w:sz w:val="22"/>
          <w:szCs w:val="22"/>
        </w:rPr>
        <w:t xml:space="preserve">Using </w:t>
      </w:r>
      <w:r w:rsidR="00ED5D1A" w:rsidRPr="00A40B7C">
        <w:rPr>
          <w:rFonts w:ascii="Times New Roman" w:hAnsi="Times New Roman" w:cs="Times New Roman" w:hint="eastAsia"/>
          <w:sz w:val="22"/>
          <w:szCs w:val="22"/>
        </w:rPr>
        <w:t xml:space="preserve">a sample of </w:t>
      </w:r>
      <w:r w:rsidR="00811590">
        <w:rPr>
          <w:rFonts w:ascii="Times New Roman" w:hAnsi="Times New Roman" w:cs="Times New Roman" w:hint="eastAsia"/>
          <w:sz w:val="22"/>
          <w:szCs w:val="22"/>
        </w:rPr>
        <w:t>U.S. Public</w:t>
      </w:r>
      <w:r w:rsidR="00ED5D1A" w:rsidRPr="00A40B7C">
        <w:rPr>
          <w:rFonts w:ascii="Times New Roman" w:hAnsi="Times New Roman" w:cs="Times New Roman" w:hint="eastAsia"/>
          <w:sz w:val="22"/>
          <w:szCs w:val="22"/>
        </w:rPr>
        <w:t xml:space="preserve"> firms from 20</w:t>
      </w:r>
      <w:r w:rsidR="00811590">
        <w:rPr>
          <w:rFonts w:ascii="Times New Roman" w:hAnsi="Times New Roman" w:cs="Times New Roman" w:hint="eastAsia"/>
          <w:sz w:val="22"/>
          <w:szCs w:val="22"/>
        </w:rPr>
        <w:t>0</w:t>
      </w:r>
      <w:r w:rsidR="00ED5D1A" w:rsidRPr="00A40B7C">
        <w:rPr>
          <w:rFonts w:ascii="Times New Roman" w:hAnsi="Times New Roman" w:cs="Times New Roman" w:hint="eastAsia"/>
          <w:sz w:val="22"/>
          <w:szCs w:val="22"/>
        </w:rPr>
        <w:t>0 to 202</w:t>
      </w:r>
      <w:r w:rsidR="00811590">
        <w:rPr>
          <w:rFonts w:ascii="Times New Roman" w:hAnsi="Times New Roman" w:cs="Times New Roman" w:hint="eastAsia"/>
          <w:sz w:val="22"/>
          <w:szCs w:val="22"/>
        </w:rPr>
        <w:t>2</w:t>
      </w:r>
      <w:r w:rsidR="00ED5D1A" w:rsidRPr="00A40B7C">
        <w:rPr>
          <w:rFonts w:ascii="Times New Roman" w:hAnsi="Times New Roman" w:cs="Times New Roman" w:hint="eastAsia"/>
          <w:sz w:val="22"/>
          <w:szCs w:val="22"/>
        </w:rPr>
        <w:t xml:space="preserve">, we </w:t>
      </w:r>
      <w:r w:rsidR="00521E1D" w:rsidRPr="00A40B7C">
        <w:rPr>
          <w:rFonts w:ascii="Times New Roman" w:hAnsi="Times New Roman" w:cs="Times New Roman" w:hint="eastAsia"/>
          <w:sz w:val="22"/>
          <w:szCs w:val="22"/>
        </w:rPr>
        <w:t xml:space="preserve">find </w:t>
      </w:r>
      <w:r w:rsidR="005F0865" w:rsidRPr="00A40B7C">
        <w:rPr>
          <w:rFonts w:ascii="Times New Roman" w:hAnsi="Times New Roman" w:cs="Times New Roman" w:hint="eastAsia"/>
          <w:sz w:val="22"/>
          <w:szCs w:val="22"/>
        </w:rPr>
        <w:t xml:space="preserve">that firms engaged in </w:t>
      </w:r>
      <w:r w:rsidR="007A585E">
        <w:rPr>
          <w:rFonts w:ascii="Times New Roman" w:hAnsi="Times New Roman" w:cs="Times New Roman" w:hint="eastAsia"/>
          <w:sz w:val="22"/>
          <w:szCs w:val="22"/>
        </w:rPr>
        <w:t>environmental initiatives</w:t>
      </w:r>
      <w:r w:rsidR="00051AF0" w:rsidRPr="00A40B7C">
        <w:rPr>
          <w:rFonts w:ascii="Times New Roman" w:hAnsi="Times New Roman" w:cs="Times New Roman" w:hint="eastAsia"/>
          <w:sz w:val="22"/>
          <w:szCs w:val="22"/>
        </w:rPr>
        <w:t xml:space="preserve"> </w:t>
      </w:r>
      <w:r w:rsidR="00D31BAD" w:rsidRPr="00A40B7C">
        <w:rPr>
          <w:rFonts w:ascii="Times New Roman" w:hAnsi="Times New Roman" w:cs="Times New Roman" w:hint="eastAsia"/>
          <w:sz w:val="22"/>
          <w:szCs w:val="22"/>
        </w:rPr>
        <w:t xml:space="preserve">are more likely to </w:t>
      </w:r>
      <w:r w:rsidR="00DB209E" w:rsidRPr="00A40B7C">
        <w:rPr>
          <w:rFonts w:ascii="Times New Roman" w:hAnsi="Times New Roman" w:cs="Times New Roman" w:hint="eastAsia"/>
          <w:sz w:val="22"/>
          <w:szCs w:val="22"/>
        </w:rPr>
        <w:t>manage reported</w:t>
      </w:r>
      <w:r w:rsidR="000005E5" w:rsidRPr="00A40B7C">
        <w:rPr>
          <w:rFonts w:ascii="Times New Roman" w:hAnsi="Times New Roman" w:cs="Times New Roman" w:hint="eastAsia"/>
          <w:sz w:val="22"/>
          <w:szCs w:val="22"/>
        </w:rPr>
        <w:t xml:space="preserve"> </w:t>
      </w:r>
      <w:r w:rsidR="00765E92" w:rsidRPr="00A40B7C">
        <w:rPr>
          <w:rFonts w:ascii="Times New Roman" w:hAnsi="Times New Roman" w:cs="Times New Roman"/>
          <w:sz w:val="22"/>
          <w:szCs w:val="22"/>
        </w:rPr>
        <w:t>earnings</w:t>
      </w:r>
      <w:r w:rsidR="00DB209E" w:rsidRPr="00A40B7C">
        <w:rPr>
          <w:rFonts w:ascii="Times New Roman" w:hAnsi="Times New Roman" w:cs="Times New Roman" w:hint="eastAsia"/>
          <w:sz w:val="22"/>
          <w:szCs w:val="22"/>
        </w:rPr>
        <w:t xml:space="preserve"> through discretionary accruals</w:t>
      </w:r>
      <w:r w:rsidR="00765E92" w:rsidRPr="00A40B7C">
        <w:rPr>
          <w:rFonts w:ascii="Times New Roman" w:hAnsi="Times New Roman" w:cs="Times New Roman" w:hint="eastAsia"/>
          <w:sz w:val="22"/>
          <w:szCs w:val="22"/>
        </w:rPr>
        <w:t xml:space="preserve">. </w:t>
      </w:r>
      <w:r w:rsidR="002C4FDA" w:rsidRPr="00A40B7C">
        <w:rPr>
          <w:rFonts w:ascii="Times New Roman" w:hAnsi="Times New Roman" w:cs="Times New Roman" w:hint="eastAsia"/>
          <w:sz w:val="22"/>
          <w:szCs w:val="22"/>
        </w:rPr>
        <w:t xml:space="preserve">Furthermore, we </w:t>
      </w:r>
      <w:r w:rsidR="00C528F6">
        <w:rPr>
          <w:rFonts w:ascii="Times New Roman" w:hAnsi="Times New Roman" w:cs="Times New Roman" w:hint="eastAsia"/>
          <w:sz w:val="22"/>
          <w:szCs w:val="22"/>
        </w:rPr>
        <w:t>the</w:t>
      </w:r>
      <w:r w:rsidR="00C528F6" w:rsidRPr="00E87429">
        <w:rPr>
          <w:rFonts w:ascii="Times New Roman" w:hAnsi="Times New Roman" w:cs="Times New Roman"/>
          <w:sz w:val="22"/>
          <w:szCs w:val="22"/>
        </w:rPr>
        <w:t xml:space="preserve"> license is constrained by the legitimacy deficits of "sin" industries and the instrumental nature of social initiatives.</w:t>
      </w:r>
    </w:p>
    <w:p w14:paraId="242E9ABC" w14:textId="7E261ADD" w:rsidR="00FA2E06" w:rsidRPr="00A40B7C" w:rsidRDefault="003F5D2F" w:rsidP="00FA2E06">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t xml:space="preserve">  </w:t>
      </w:r>
      <w:r w:rsidR="00C50D97" w:rsidRPr="00A40B7C">
        <w:rPr>
          <w:rFonts w:ascii="Times New Roman" w:hAnsi="Times New Roman" w:cs="Times New Roman" w:hint="eastAsia"/>
          <w:sz w:val="22"/>
          <w:szCs w:val="22"/>
        </w:rPr>
        <w:t xml:space="preserve">This </w:t>
      </w:r>
      <w:r w:rsidR="004325ED" w:rsidRPr="00A40B7C">
        <w:rPr>
          <w:rFonts w:ascii="Times New Roman" w:hAnsi="Times New Roman" w:cs="Times New Roman" w:hint="eastAsia"/>
          <w:sz w:val="22"/>
          <w:szCs w:val="22"/>
        </w:rPr>
        <w:t xml:space="preserve">study contributes to </w:t>
      </w:r>
      <w:r w:rsidR="00C77C0F" w:rsidRPr="00A40B7C">
        <w:rPr>
          <w:rFonts w:ascii="Times New Roman" w:hAnsi="Times New Roman" w:cs="Times New Roman" w:hint="eastAsia"/>
          <w:sz w:val="22"/>
          <w:szCs w:val="22"/>
        </w:rPr>
        <w:t>several</w:t>
      </w:r>
      <w:r w:rsidR="004325ED" w:rsidRPr="00A40B7C">
        <w:rPr>
          <w:rFonts w:ascii="Times New Roman" w:hAnsi="Times New Roman" w:cs="Times New Roman" w:hint="eastAsia"/>
          <w:sz w:val="22"/>
          <w:szCs w:val="22"/>
        </w:rPr>
        <w:t xml:space="preserve"> fields of research</w:t>
      </w:r>
      <w:r w:rsidR="00F837F9" w:rsidRPr="00A40B7C">
        <w:rPr>
          <w:rFonts w:ascii="Times New Roman" w:hAnsi="Times New Roman" w:cs="Times New Roman" w:hint="eastAsia"/>
          <w:sz w:val="22"/>
          <w:szCs w:val="22"/>
        </w:rPr>
        <w:t>. First,</w:t>
      </w:r>
      <w:r w:rsidR="00D65E5B" w:rsidRPr="00A40B7C">
        <w:rPr>
          <w:rFonts w:ascii="Times New Roman" w:hAnsi="Times New Roman" w:cs="Times New Roman" w:hint="eastAsia"/>
          <w:sz w:val="22"/>
          <w:szCs w:val="22"/>
        </w:rPr>
        <w:t xml:space="preserve"> by </w:t>
      </w:r>
      <w:r w:rsidR="00A93275" w:rsidRPr="00A40B7C">
        <w:rPr>
          <w:rFonts w:ascii="Times New Roman" w:hAnsi="Times New Roman" w:cs="Times New Roman"/>
          <w:sz w:val="22"/>
          <w:szCs w:val="22"/>
        </w:rPr>
        <w:t>shedding</w:t>
      </w:r>
      <w:r w:rsidR="00F16C91" w:rsidRPr="00A40B7C">
        <w:rPr>
          <w:rFonts w:ascii="Times New Roman" w:hAnsi="Times New Roman" w:cs="Times New Roman" w:hint="eastAsia"/>
          <w:sz w:val="22"/>
          <w:szCs w:val="22"/>
        </w:rPr>
        <w:t xml:space="preserve"> </w:t>
      </w:r>
      <w:r w:rsidR="00A93275" w:rsidRPr="00A40B7C">
        <w:rPr>
          <w:rFonts w:ascii="Times New Roman" w:hAnsi="Times New Roman" w:cs="Times New Roman" w:hint="eastAsia"/>
          <w:sz w:val="22"/>
          <w:szCs w:val="22"/>
        </w:rPr>
        <w:t>light on</w:t>
      </w:r>
      <w:r w:rsidR="003914B3" w:rsidRPr="00A40B7C">
        <w:rPr>
          <w:rFonts w:ascii="Times New Roman" w:hAnsi="Times New Roman" w:cs="Times New Roman" w:hint="eastAsia"/>
          <w:sz w:val="22"/>
          <w:szCs w:val="22"/>
        </w:rPr>
        <w:t xml:space="preserve"> </w:t>
      </w:r>
      <w:r w:rsidR="002D3876" w:rsidRPr="00A40B7C">
        <w:rPr>
          <w:rFonts w:ascii="Times New Roman" w:hAnsi="Times New Roman" w:cs="Times New Roman" w:hint="eastAsia"/>
          <w:sz w:val="22"/>
          <w:szCs w:val="22"/>
        </w:rPr>
        <w:t>firms</w:t>
      </w:r>
      <w:r w:rsidR="002D3876" w:rsidRPr="00A40B7C">
        <w:rPr>
          <w:rFonts w:ascii="Times New Roman" w:hAnsi="Times New Roman" w:cs="Times New Roman"/>
          <w:sz w:val="22"/>
          <w:szCs w:val="22"/>
        </w:rPr>
        <w:t>’</w:t>
      </w:r>
      <w:r w:rsidR="002D3876" w:rsidRPr="00A40B7C">
        <w:rPr>
          <w:rFonts w:ascii="Times New Roman" w:hAnsi="Times New Roman" w:cs="Times New Roman" w:hint="eastAsia"/>
          <w:sz w:val="22"/>
          <w:szCs w:val="22"/>
        </w:rPr>
        <w:t xml:space="preserve"> manipulative </w:t>
      </w:r>
      <w:r w:rsidR="00864F02" w:rsidRPr="00A40B7C">
        <w:rPr>
          <w:rFonts w:ascii="Times New Roman" w:hAnsi="Times New Roman" w:cs="Times New Roman"/>
          <w:sz w:val="22"/>
          <w:szCs w:val="22"/>
        </w:rPr>
        <w:t>behaviors</w:t>
      </w:r>
      <w:r w:rsidR="001D4878" w:rsidRPr="00A40B7C">
        <w:rPr>
          <w:rFonts w:ascii="Times New Roman" w:hAnsi="Times New Roman" w:cs="Times New Roman" w:hint="eastAsia"/>
          <w:sz w:val="22"/>
          <w:szCs w:val="22"/>
        </w:rPr>
        <w:t xml:space="preserve"> for appeasing shareholders</w:t>
      </w:r>
      <w:r w:rsidR="008A41D9" w:rsidRPr="00A40B7C">
        <w:rPr>
          <w:rFonts w:ascii="Times New Roman" w:hAnsi="Times New Roman" w:cs="Times New Roman" w:hint="eastAsia"/>
          <w:sz w:val="22"/>
          <w:szCs w:val="22"/>
        </w:rPr>
        <w:t>,</w:t>
      </w:r>
      <w:r w:rsidR="00F837F9" w:rsidRPr="00A40B7C">
        <w:rPr>
          <w:rFonts w:ascii="Times New Roman" w:hAnsi="Times New Roman" w:cs="Times New Roman" w:hint="eastAsia"/>
          <w:sz w:val="22"/>
          <w:szCs w:val="22"/>
        </w:rPr>
        <w:t xml:space="preserve"> we extend the </w:t>
      </w:r>
      <w:r w:rsidR="00AB3959" w:rsidRPr="00A40B7C">
        <w:rPr>
          <w:rFonts w:ascii="Times New Roman" w:hAnsi="Times New Roman" w:cs="Times New Roman" w:hint="eastAsia"/>
          <w:sz w:val="22"/>
          <w:szCs w:val="22"/>
        </w:rPr>
        <w:t xml:space="preserve">scope of </w:t>
      </w:r>
      <w:r w:rsidR="00E270DF" w:rsidRPr="00A40B7C">
        <w:rPr>
          <w:rFonts w:ascii="Times New Roman" w:hAnsi="Times New Roman" w:cs="Times New Roman" w:hint="eastAsia"/>
          <w:sz w:val="22"/>
          <w:szCs w:val="22"/>
        </w:rPr>
        <w:t>the in</w:t>
      </w:r>
      <w:r w:rsidR="00582ADD" w:rsidRPr="00A40B7C">
        <w:rPr>
          <w:rFonts w:ascii="Times New Roman" w:hAnsi="Times New Roman" w:cs="Times New Roman" w:hint="eastAsia"/>
          <w:sz w:val="22"/>
          <w:szCs w:val="22"/>
        </w:rPr>
        <w:t xml:space="preserve">quiry on how firms navigate the complex tension between </w:t>
      </w:r>
      <w:r w:rsidR="00D65E5B" w:rsidRPr="00A40B7C">
        <w:rPr>
          <w:rFonts w:ascii="Times New Roman" w:hAnsi="Times New Roman" w:cs="Times New Roman"/>
          <w:sz w:val="22"/>
          <w:szCs w:val="22"/>
        </w:rPr>
        <w:t>shareholders and other stakeholders</w:t>
      </w:r>
      <w:r w:rsidR="00D65E5B" w:rsidRPr="00A40B7C">
        <w:rPr>
          <w:rFonts w:ascii="Times New Roman" w:hAnsi="Times New Roman" w:cs="Times New Roman" w:hint="eastAsia"/>
          <w:sz w:val="22"/>
          <w:szCs w:val="22"/>
        </w:rPr>
        <w:t>.</w:t>
      </w:r>
      <w:r w:rsidR="009E527B" w:rsidRPr="00A40B7C">
        <w:rPr>
          <w:rFonts w:ascii="Times New Roman" w:hAnsi="Times New Roman" w:cs="Times New Roman" w:hint="eastAsia"/>
          <w:sz w:val="22"/>
          <w:szCs w:val="22"/>
        </w:rPr>
        <w:t xml:space="preserve"> </w:t>
      </w:r>
      <w:r w:rsidR="00CF4708" w:rsidRPr="00A40B7C">
        <w:rPr>
          <w:rFonts w:ascii="Times New Roman" w:hAnsi="Times New Roman" w:cs="Times New Roman" w:hint="eastAsia"/>
          <w:sz w:val="22"/>
          <w:szCs w:val="22"/>
        </w:rPr>
        <w:t xml:space="preserve">Similar to </w:t>
      </w:r>
      <w:r w:rsidR="006A6E18" w:rsidRPr="00A40B7C">
        <w:rPr>
          <w:rFonts w:ascii="Times New Roman" w:hAnsi="Times New Roman" w:cs="Times New Roman" w:hint="eastAsia"/>
          <w:sz w:val="22"/>
          <w:szCs w:val="22"/>
        </w:rPr>
        <w:t xml:space="preserve">prior </w:t>
      </w:r>
      <w:r w:rsidR="00CF4708" w:rsidRPr="00A40B7C">
        <w:rPr>
          <w:rFonts w:ascii="Times New Roman" w:hAnsi="Times New Roman" w:cs="Times New Roman" w:hint="eastAsia"/>
          <w:sz w:val="22"/>
          <w:szCs w:val="22"/>
        </w:rPr>
        <w:t xml:space="preserve">symbolic management </w:t>
      </w:r>
      <w:r w:rsidR="00E419EF" w:rsidRPr="00A40B7C">
        <w:rPr>
          <w:rFonts w:ascii="Times New Roman" w:hAnsi="Times New Roman" w:cs="Times New Roman" w:hint="eastAsia"/>
          <w:sz w:val="22"/>
          <w:szCs w:val="22"/>
        </w:rPr>
        <w:t>strategies</w:t>
      </w:r>
      <w:r w:rsidR="006A6E18" w:rsidRPr="00A40B7C">
        <w:rPr>
          <w:rFonts w:ascii="Times New Roman" w:hAnsi="Times New Roman" w:cs="Times New Roman" w:hint="eastAsia"/>
          <w:sz w:val="22"/>
          <w:szCs w:val="22"/>
        </w:rPr>
        <w:t xml:space="preserve"> </w:t>
      </w:r>
      <w:r w:rsidR="006A6E18" w:rsidRPr="00A40B7C">
        <w:rPr>
          <w:rFonts w:ascii="Times New Roman" w:hAnsi="Times New Roman" w:cs="Times New Roman"/>
          <w:sz w:val="22"/>
          <w:szCs w:val="22"/>
        </w:rPr>
        <w:t>(Lyon &amp; Montgomery, 2015; Westphal &amp; Zajac, 1998)</w:t>
      </w:r>
      <w:r w:rsidR="00E419EF" w:rsidRPr="00A40B7C">
        <w:rPr>
          <w:rFonts w:ascii="Times New Roman" w:hAnsi="Times New Roman" w:cs="Times New Roman" w:hint="eastAsia"/>
          <w:sz w:val="22"/>
          <w:szCs w:val="22"/>
        </w:rPr>
        <w:t xml:space="preserve"> shaping the image in </w:t>
      </w:r>
      <w:r w:rsidR="00107E0B" w:rsidRPr="00A40B7C">
        <w:rPr>
          <w:rFonts w:ascii="Times New Roman" w:hAnsi="Times New Roman" w:cs="Times New Roman" w:hint="eastAsia"/>
          <w:sz w:val="22"/>
          <w:szCs w:val="22"/>
        </w:rPr>
        <w:t>other stakeholders</w:t>
      </w:r>
      <w:r w:rsidR="00107E0B" w:rsidRPr="00A40B7C">
        <w:rPr>
          <w:rFonts w:ascii="Times New Roman" w:hAnsi="Times New Roman" w:cs="Times New Roman"/>
          <w:sz w:val="22"/>
          <w:szCs w:val="22"/>
        </w:rPr>
        <w:t>’</w:t>
      </w:r>
      <w:r w:rsidR="00107E0B" w:rsidRPr="00A40B7C">
        <w:rPr>
          <w:rFonts w:ascii="Times New Roman" w:hAnsi="Times New Roman" w:cs="Times New Roman" w:hint="eastAsia"/>
          <w:sz w:val="22"/>
          <w:szCs w:val="22"/>
        </w:rPr>
        <w:t xml:space="preserve"> perception,</w:t>
      </w:r>
      <w:r w:rsidR="00390A2F" w:rsidRPr="00A40B7C">
        <w:rPr>
          <w:rFonts w:ascii="Times New Roman" w:hAnsi="Times New Roman" w:cs="Times New Roman" w:hint="eastAsia"/>
          <w:sz w:val="22"/>
          <w:szCs w:val="22"/>
        </w:rPr>
        <w:t xml:space="preserve"> </w:t>
      </w:r>
      <w:r w:rsidR="009F1AC6" w:rsidRPr="00A40B7C">
        <w:rPr>
          <w:rFonts w:ascii="Times New Roman" w:hAnsi="Times New Roman" w:cs="Times New Roman" w:hint="eastAsia"/>
          <w:sz w:val="22"/>
          <w:szCs w:val="22"/>
        </w:rPr>
        <w:t xml:space="preserve">our findings suggest </w:t>
      </w:r>
      <w:r w:rsidR="006A5B19" w:rsidRPr="00A40B7C">
        <w:rPr>
          <w:rFonts w:ascii="Times New Roman" w:hAnsi="Times New Roman" w:cs="Times New Roman" w:hint="eastAsia"/>
          <w:sz w:val="22"/>
          <w:szCs w:val="22"/>
        </w:rPr>
        <w:t xml:space="preserve">firms </w:t>
      </w:r>
      <w:r w:rsidR="002A7BC4" w:rsidRPr="00A40B7C">
        <w:rPr>
          <w:rFonts w:ascii="Times New Roman" w:hAnsi="Times New Roman" w:cs="Times New Roman" w:hint="eastAsia"/>
          <w:sz w:val="22"/>
          <w:szCs w:val="22"/>
        </w:rPr>
        <w:t xml:space="preserve">may </w:t>
      </w:r>
      <w:r w:rsidR="008478EF" w:rsidRPr="00A40B7C">
        <w:rPr>
          <w:rFonts w:ascii="Times New Roman" w:hAnsi="Times New Roman" w:cs="Times New Roman" w:hint="eastAsia"/>
          <w:sz w:val="22"/>
          <w:szCs w:val="22"/>
        </w:rPr>
        <w:t>prioritize non-shareholder stakeho</w:t>
      </w:r>
      <w:r w:rsidR="00A11400" w:rsidRPr="00A40B7C">
        <w:rPr>
          <w:rFonts w:ascii="Times New Roman" w:hAnsi="Times New Roman" w:cs="Times New Roman" w:hint="eastAsia"/>
          <w:sz w:val="22"/>
          <w:szCs w:val="22"/>
        </w:rPr>
        <w:t>l</w:t>
      </w:r>
      <w:r w:rsidR="008478EF" w:rsidRPr="00A40B7C">
        <w:rPr>
          <w:rFonts w:ascii="Times New Roman" w:hAnsi="Times New Roman" w:cs="Times New Roman" w:hint="eastAsia"/>
          <w:sz w:val="22"/>
          <w:szCs w:val="22"/>
        </w:rPr>
        <w:t>ders</w:t>
      </w:r>
      <w:r w:rsidR="008478EF" w:rsidRPr="00A40B7C">
        <w:rPr>
          <w:rFonts w:ascii="Times New Roman" w:hAnsi="Times New Roman" w:cs="Times New Roman"/>
          <w:sz w:val="22"/>
          <w:szCs w:val="22"/>
        </w:rPr>
        <w:t>’</w:t>
      </w:r>
      <w:r w:rsidR="00BB7DC6" w:rsidRPr="00A40B7C">
        <w:rPr>
          <w:rFonts w:ascii="Times New Roman" w:hAnsi="Times New Roman" w:cs="Times New Roman" w:hint="eastAsia"/>
          <w:sz w:val="22"/>
          <w:szCs w:val="22"/>
        </w:rPr>
        <w:t xml:space="preserve"> (e.g., </w:t>
      </w:r>
      <w:r w:rsidR="00E5096B" w:rsidRPr="00A40B7C">
        <w:rPr>
          <w:rFonts w:ascii="Times New Roman" w:hAnsi="Times New Roman" w:cs="Times New Roman" w:hint="eastAsia"/>
          <w:sz w:val="22"/>
          <w:szCs w:val="22"/>
        </w:rPr>
        <w:t>employee, environmental activists</w:t>
      </w:r>
      <w:r w:rsidR="00BB7DC6" w:rsidRPr="00A40B7C">
        <w:rPr>
          <w:rFonts w:ascii="Times New Roman" w:hAnsi="Times New Roman" w:cs="Times New Roman" w:hint="eastAsia"/>
          <w:sz w:val="22"/>
          <w:szCs w:val="22"/>
        </w:rPr>
        <w:t>)</w:t>
      </w:r>
      <w:r w:rsidR="008478EF" w:rsidRPr="00A40B7C">
        <w:rPr>
          <w:rFonts w:ascii="Times New Roman" w:hAnsi="Times New Roman" w:cs="Times New Roman" w:hint="eastAsia"/>
          <w:sz w:val="22"/>
          <w:szCs w:val="22"/>
        </w:rPr>
        <w:t xml:space="preserve"> demand</w:t>
      </w:r>
      <w:r w:rsidR="00BB7DC6" w:rsidRPr="00A40B7C">
        <w:rPr>
          <w:rFonts w:ascii="Times New Roman" w:hAnsi="Times New Roman" w:cs="Times New Roman" w:hint="eastAsia"/>
          <w:sz w:val="22"/>
          <w:szCs w:val="22"/>
        </w:rPr>
        <w:t>s</w:t>
      </w:r>
      <w:r w:rsidR="008478EF" w:rsidRPr="00A40B7C">
        <w:rPr>
          <w:rFonts w:ascii="Times New Roman" w:hAnsi="Times New Roman" w:cs="Times New Roman" w:hint="eastAsia"/>
          <w:sz w:val="22"/>
          <w:szCs w:val="22"/>
        </w:rPr>
        <w:t xml:space="preserve"> </w:t>
      </w:r>
      <w:r w:rsidR="00A11400" w:rsidRPr="00A40B7C">
        <w:rPr>
          <w:rFonts w:ascii="Times New Roman" w:hAnsi="Times New Roman" w:cs="Times New Roman" w:hint="eastAsia"/>
          <w:sz w:val="22"/>
          <w:szCs w:val="22"/>
        </w:rPr>
        <w:t>in current environment</w:t>
      </w:r>
      <w:r w:rsidR="002A7BC4" w:rsidRPr="00A40B7C">
        <w:rPr>
          <w:rFonts w:ascii="Times New Roman" w:hAnsi="Times New Roman" w:cs="Times New Roman" w:hint="eastAsia"/>
          <w:sz w:val="22"/>
          <w:szCs w:val="22"/>
        </w:rPr>
        <w:t xml:space="preserve"> </w:t>
      </w:r>
      <w:r w:rsidR="002A7BC4" w:rsidRPr="00A40B7C">
        <w:rPr>
          <w:rFonts w:ascii="Times New Roman" w:hAnsi="Times New Roman" w:cs="Times New Roman"/>
          <w:sz w:val="22"/>
          <w:szCs w:val="22"/>
        </w:rPr>
        <w:t>(Aguilera et al., 2007)</w:t>
      </w:r>
      <w:r w:rsidR="003E66FE" w:rsidRPr="00A40B7C">
        <w:rPr>
          <w:rFonts w:ascii="Times New Roman" w:hAnsi="Times New Roman" w:cs="Times New Roman" w:hint="eastAsia"/>
          <w:sz w:val="22"/>
          <w:szCs w:val="22"/>
        </w:rPr>
        <w:t xml:space="preserve"> and therefore </w:t>
      </w:r>
      <w:r w:rsidR="00536136" w:rsidRPr="00A40B7C">
        <w:rPr>
          <w:rFonts w:ascii="Times New Roman" w:hAnsi="Times New Roman" w:cs="Times New Roman" w:hint="eastAsia"/>
          <w:sz w:val="22"/>
          <w:szCs w:val="22"/>
        </w:rPr>
        <w:t xml:space="preserve">leveraging symbolic management tools to </w:t>
      </w:r>
      <w:r w:rsidR="00E5371D" w:rsidRPr="00A40B7C">
        <w:rPr>
          <w:rFonts w:ascii="Times New Roman" w:hAnsi="Times New Roman" w:cs="Times New Roman" w:hint="eastAsia"/>
          <w:sz w:val="22"/>
          <w:szCs w:val="22"/>
        </w:rPr>
        <w:t>manage the pressure from shareholders</w:t>
      </w:r>
      <w:r w:rsidR="00212BDB" w:rsidRPr="00A40B7C">
        <w:rPr>
          <w:rFonts w:ascii="Times New Roman" w:hAnsi="Times New Roman" w:cs="Times New Roman" w:hint="eastAsia"/>
          <w:sz w:val="22"/>
          <w:szCs w:val="22"/>
        </w:rPr>
        <w:t>.</w:t>
      </w:r>
      <w:r w:rsidR="00133484" w:rsidRPr="00A40B7C">
        <w:rPr>
          <w:rFonts w:ascii="Times New Roman" w:hAnsi="Times New Roman" w:cs="Times New Roman" w:hint="eastAsia"/>
          <w:sz w:val="22"/>
          <w:szCs w:val="22"/>
        </w:rPr>
        <w:t xml:space="preserve"> </w:t>
      </w:r>
    </w:p>
    <w:p w14:paraId="4B49E840" w14:textId="02858233" w:rsidR="002849FB" w:rsidRPr="00A40B7C" w:rsidRDefault="00FA2E06" w:rsidP="00FA2E06">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t xml:space="preserve">Second, </w:t>
      </w:r>
      <w:r w:rsidR="00996F0A" w:rsidRPr="00A40B7C">
        <w:rPr>
          <w:rFonts w:ascii="Times New Roman" w:hAnsi="Times New Roman" w:cs="Times New Roman" w:hint="eastAsia"/>
          <w:sz w:val="22"/>
          <w:szCs w:val="22"/>
        </w:rPr>
        <w:t xml:space="preserve">our study </w:t>
      </w:r>
      <w:r w:rsidR="00FA6CE7" w:rsidRPr="00A40B7C">
        <w:rPr>
          <w:rFonts w:ascii="Times New Roman" w:hAnsi="Times New Roman" w:cs="Times New Roman" w:hint="eastAsia"/>
          <w:sz w:val="22"/>
          <w:szCs w:val="22"/>
        </w:rPr>
        <w:t>incorporate</w:t>
      </w:r>
      <w:r w:rsidR="008C5195" w:rsidRPr="00A40B7C">
        <w:rPr>
          <w:rFonts w:ascii="Times New Roman" w:hAnsi="Times New Roman" w:cs="Times New Roman" w:hint="eastAsia"/>
          <w:sz w:val="22"/>
          <w:szCs w:val="22"/>
        </w:rPr>
        <w:t>s</w:t>
      </w:r>
      <w:r w:rsidR="00FA6CE7" w:rsidRPr="00A40B7C">
        <w:rPr>
          <w:rFonts w:ascii="Times New Roman" w:hAnsi="Times New Roman" w:cs="Times New Roman" w:hint="eastAsia"/>
          <w:sz w:val="22"/>
          <w:szCs w:val="22"/>
        </w:rPr>
        <w:t xml:space="preserve"> </w:t>
      </w:r>
      <w:r w:rsidR="000314D1" w:rsidRPr="00A40B7C">
        <w:rPr>
          <w:rFonts w:ascii="Times New Roman" w:hAnsi="Times New Roman" w:cs="Times New Roman" w:hint="eastAsia"/>
          <w:sz w:val="22"/>
          <w:szCs w:val="22"/>
        </w:rPr>
        <w:t xml:space="preserve">moral licensing theory from </w:t>
      </w:r>
      <w:r w:rsidR="000E1094" w:rsidRPr="00A40B7C">
        <w:rPr>
          <w:rFonts w:ascii="Times New Roman" w:hAnsi="Times New Roman" w:cs="Times New Roman"/>
          <w:sz w:val="22"/>
          <w:szCs w:val="22"/>
        </w:rPr>
        <w:t>psychology</w:t>
      </w:r>
      <w:r w:rsidR="000E1094" w:rsidRPr="00A40B7C">
        <w:rPr>
          <w:rFonts w:ascii="Times New Roman" w:hAnsi="Times New Roman" w:cs="Times New Roman" w:hint="eastAsia"/>
          <w:sz w:val="22"/>
          <w:szCs w:val="22"/>
        </w:rPr>
        <w:t xml:space="preserve"> </w:t>
      </w:r>
      <w:r w:rsidR="000E1094" w:rsidRPr="00A40B7C">
        <w:rPr>
          <w:rFonts w:ascii="Times New Roman" w:hAnsi="Times New Roman" w:cs="Times New Roman"/>
          <w:sz w:val="22"/>
          <w:szCs w:val="22"/>
        </w:rPr>
        <w:t>(Merritt et al., 2010)</w:t>
      </w:r>
      <w:r w:rsidR="000E1094" w:rsidRPr="00A40B7C">
        <w:rPr>
          <w:rFonts w:ascii="Times New Roman" w:hAnsi="Times New Roman" w:cs="Times New Roman" w:hint="eastAsia"/>
          <w:sz w:val="22"/>
          <w:szCs w:val="22"/>
        </w:rPr>
        <w:t xml:space="preserve"> into management research</w:t>
      </w:r>
      <w:r w:rsidR="008C5195" w:rsidRPr="00A40B7C">
        <w:rPr>
          <w:rFonts w:ascii="Times New Roman" w:hAnsi="Times New Roman" w:cs="Times New Roman" w:hint="eastAsia"/>
          <w:sz w:val="22"/>
          <w:szCs w:val="22"/>
        </w:rPr>
        <w:t>.</w:t>
      </w:r>
      <w:r w:rsidR="000314D1" w:rsidRPr="00A40B7C">
        <w:rPr>
          <w:rFonts w:ascii="Times New Roman" w:hAnsi="Times New Roman" w:cs="Times New Roman" w:hint="eastAsia"/>
          <w:sz w:val="22"/>
          <w:szCs w:val="22"/>
        </w:rPr>
        <w:t xml:space="preserve"> </w:t>
      </w:r>
      <w:r w:rsidR="008C5195" w:rsidRPr="00A40B7C">
        <w:rPr>
          <w:rFonts w:ascii="Times New Roman" w:hAnsi="Times New Roman" w:cs="Times New Roman" w:hint="eastAsia"/>
          <w:sz w:val="22"/>
          <w:szCs w:val="22"/>
        </w:rPr>
        <w:t xml:space="preserve">Prior to our research, the moral licensing theory has been adopted by multiple </w:t>
      </w:r>
      <w:r w:rsidR="00787FEB" w:rsidRPr="00A40B7C">
        <w:rPr>
          <w:rFonts w:ascii="Times New Roman" w:hAnsi="Times New Roman" w:cs="Times New Roman" w:hint="eastAsia"/>
          <w:sz w:val="22"/>
          <w:szCs w:val="22"/>
        </w:rPr>
        <w:t xml:space="preserve">social </w:t>
      </w:r>
      <w:r w:rsidR="003D3740" w:rsidRPr="00A40B7C">
        <w:rPr>
          <w:rFonts w:ascii="Times New Roman" w:hAnsi="Times New Roman" w:cs="Times New Roman" w:hint="eastAsia"/>
          <w:sz w:val="22"/>
          <w:szCs w:val="22"/>
        </w:rPr>
        <w:t>studies</w:t>
      </w:r>
      <w:r w:rsidR="00787FEB" w:rsidRPr="00A40B7C">
        <w:rPr>
          <w:rFonts w:ascii="Times New Roman" w:hAnsi="Times New Roman" w:cs="Times New Roman" w:hint="eastAsia"/>
          <w:sz w:val="22"/>
          <w:szCs w:val="22"/>
        </w:rPr>
        <w:t xml:space="preserve"> including political science, </w:t>
      </w:r>
      <w:r w:rsidR="003D3740" w:rsidRPr="00A40B7C">
        <w:rPr>
          <w:rFonts w:ascii="Times New Roman" w:hAnsi="Times New Roman" w:cs="Times New Roman" w:hint="eastAsia"/>
          <w:sz w:val="22"/>
          <w:szCs w:val="22"/>
        </w:rPr>
        <w:t>marketing</w:t>
      </w:r>
      <w:r w:rsidR="008D7690" w:rsidRPr="00A40B7C">
        <w:rPr>
          <w:rFonts w:ascii="Times New Roman" w:hAnsi="Times New Roman" w:cs="Times New Roman" w:hint="eastAsia"/>
          <w:sz w:val="22"/>
          <w:szCs w:val="22"/>
        </w:rPr>
        <w:t xml:space="preserve">, </w:t>
      </w:r>
      <w:r w:rsidR="003C42AA" w:rsidRPr="00A40B7C">
        <w:rPr>
          <w:rFonts w:ascii="Times New Roman" w:hAnsi="Times New Roman" w:cs="Times New Roman" w:hint="eastAsia"/>
          <w:sz w:val="22"/>
          <w:szCs w:val="22"/>
        </w:rPr>
        <w:t xml:space="preserve">social </w:t>
      </w:r>
      <w:r w:rsidR="00896BBC" w:rsidRPr="00A40B7C">
        <w:rPr>
          <w:rFonts w:ascii="Times New Roman" w:hAnsi="Times New Roman" w:cs="Times New Roman" w:hint="eastAsia"/>
          <w:sz w:val="22"/>
          <w:szCs w:val="22"/>
        </w:rPr>
        <w:t xml:space="preserve">studies </w:t>
      </w:r>
      <w:r w:rsidR="00896BBC" w:rsidRPr="00A40B7C">
        <w:rPr>
          <w:rFonts w:ascii="Times New Roman" w:hAnsi="Times New Roman" w:cs="Times New Roman"/>
          <w:sz w:val="22"/>
          <w:szCs w:val="22"/>
        </w:rPr>
        <w:t>(Batson et al., 1999; Blanken, Van De Ven, &amp; Zeelenberg, 2015; Khan &amp; Dhar, 2006)</w:t>
      </w:r>
      <w:r w:rsidR="00896BBC" w:rsidRPr="00A40B7C">
        <w:rPr>
          <w:rFonts w:ascii="Times New Roman" w:hAnsi="Times New Roman" w:cs="Times New Roman" w:hint="eastAsia"/>
          <w:sz w:val="22"/>
          <w:szCs w:val="22"/>
        </w:rPr>
        <w:t>.</w:t>
      </w:r>
      <w:r w:rsidR="00C356B1" w:rsidRPr="00A40B7C">
        <w:rPr>
          <w:rFonts w:ascii="Times New Roman" w:hAnsi="Times New Roman" w:cs="Times New Roman" w:hint="eastAsia"/>
          <w:sz w:val="22"/>
          <w:szCs w:val="22"/>
        </w:rPr>
        <w:t xml:space="preserve"> As in our research, this theory provided us with </w:t>
      </w:r>
      <w:r w:rsidR="00211FB4" w:rsidRPr="00A40B7C">
        <w:rPr>
          <w:rFonts w:ascii="Times New Roman" w:hAnsi="Times New Roman" w:cs="Times New Roman" w:hint="eastAsia"/>
          <w:sz w:val="22"/>
          <w:szCs w:val="22"/>
        </w:rPr>
        <w:t xml:space="preserve">a </w:t>
      </w:r>
      <w:r w:rsidR="00C356B1" w:rsidRPr="00A40B7C">
        <w:rPr>
          <w:rFonts w:ascii="Times New Roman" w:hAnsi="Times New Roman" w:cs="Times New Roman" w:hint="eastAsia"/>
          <w:sz w:val="22"/>
          <w:szCs w:val="22"/>
        </w:rPr>
        <w:t>novel angle to interpret</w:t>
      </w:r>
      <w:r w:rsidR="000B6875" w:rsidRPr="00A40B7C">
        <w:rPr>
          <w:rFonts w:ascii="Times New Roman" w:hAnsi="Times New Roman" w:cs="Times New Roman" w:hint="eastAsia"/>
          <w:sz w:val="22"/>
          <w:szCs w:val="22"/>
        </w:rPr>
        <w:t xml:space="preserve"> organizational behaviors associated with </w:t>
      </w:r>
      <w:r w:rsidR="00C259E4" w:rsidRPr="00A40B7C">
        <w:rPr>
          <w:rFonts w:ascii="Times New Roman" w:hAnsi="Times New Roman" w:cs="Times New Roman" w:hint="eastAsia"/>
          <w:sz w:val="22"/>
          <w:szCs w:val="22"/>
        </w:rPr>
        <w:t xml:space="preserve">social </w:t>
      </w:r>
      <w:r w:rsidR="00C259E4" w:rsidRPr="00A40B7C">
        <w:rPr>
          <w:rFonts w:ascii="Times New Roman" w:hAnsi="Times New Roman" w:cs="Times New Roman"/>
          <w:sz w:val="22"/>
          <w:szCs w:val="22"/>
        </w:rPr>
        <w:t>responsibility</w:t>
      </w:r>
      <w:r w:rsidR="00211FB4" w:rsidRPr="00A40B7C">
        <w:rPr>
          <w:rFonts w:ascii="Times New Roman" w:hAnsi="Times New Roman" w:cs="Times New Roman" w:hint="eastAsia"/>
          <w:sz w:val="22"/>
          <w:szCs w:val="22"/>
        </w:rPr>
        <w:t xml:space="preserve"> and moral decisions</w:t>
      </w:r>
      <w:r w:rsidR="005165AA" w:rsidRPr="00A40B7C">
        <w:rPr>
          <w:rFonts w:ascii="Times New Roman" w:hAnsi="Times New Roman" w:cs="Times New Roman" w:hint="eastAsia"/>
          <w:sz w:val="22"/>
          <w:szCs w:val="22"/>
        </w:rPr>
        <w:t xml:space="preserve"> </w:t>
      </w:r>
      <w:r w:rsidR="005165AA" w:rsidRPr="00A40B7C">
        <w:rPr>
          <w:rFonts w:ascii="Times New Roman" w:hAnsi="Times New Roman" w:cs="Times New Roman"/>
          <w:sz w:val="22"/>
          <w:szCs w:val="22"/>
        </w:rPr>
        <w:t>(Jones, 1991)</w:t>
      </w:r>
      <w:r w:rsidR="00211FB4" w:rsidRPr="00A40B7C">
        <w:rPr>
          <w:rFonts w:ascii="Times New Roman" w:hAnsi="Times New Roman" w:cs="Times New Roman" w:hint="eastAsia"/>
          <w:sz w:val="22"/>
          <w:szCs w:val="22"/>
        </w:rPr>
        <w:t>.</w:t>
      </w:r>
      <w:r w:rsidR="00A817EB" w:rsidRPr="00A40B7C">
        <w:rPr>
          <w:rFonts w:ascii="Times New Roman" w:hAnsi="Times New Roman" w:cs="Times New Roman" w:hint="eastAsia"/>
          <w:sz w:val="22"/>
          <w:szCs w:val="22"/>
        </w:rPr>
        <w:t xml:space="preserve"> </w:t>
      </w:r>
      <w:r w:rsidR="006664EF" w:rsidRPr="00A40B7C">
        <w:rPr>
          <w:rFonts w:ascii="Times New Roman" w:hAnsi="Times New Roman" w:cs="Times New Roman" w:hint="eastAsia"/>
          <w:sz w:val="22"/>
          <w:szCs w:val="22"/>
        </w:rPr>
        <w:t xml:space="preserve">In addition to </w:t>
      </w:r>
      <w:r w:rsidR="00C35F09" w:rsidRPr="00A40B7C">
        <w:rPr>
          <w:rFonts w:ascii="Times New Roman" w:hAnsi="Times New Roman" w:cs="Times New Roman" w:hint="eastAsia"/>
          <w:sz w:val="22"/>
          <w:szCs w:val="22"/>
        </w:rPr>
        <w:t xml:space="preserve">expanding our knowledge </w:t>
      </w:r>
      <w:r w:rsidR="002E35DB" w:rsidRPr="00A40B7C">
        <w:rPr>
          <w:rFonts w:ascii="Times New Roman" w:hAnsi="Times New Roman" w:cs="Times New Roman" w:hint="eastAsia"/>
          <w:sz w:val="22"/>
          <w:szCs w:val="22"/>
        </w:rPr>
        <w:t>on firms</w:t>
      </w:r>
      <w:r w:rsidR="002E35DB" w:rsidRPr="00A40B7C">
        <w:rPr>
          <w:rFonts w:ascii="Times New Roman" w:hAnsi="Times New Roman" w:cs="Times New Roman"/>
          <w:sz w:val="22"/>
          <w:szCs w:val="22"/>
        </w:rPr>
        <w:t>’</w:t>
      </w:r>
      <w:r w:rsidR="002E35DB" w:rsidRPr="00A40B7C">
        <w:rPr>
          <w:rFonts w:ascii="Times New Roman" w:hAnsi="Times New Roman" w:cs="Times New Roman" w:hint="eastAsia"/>
          <w:sz w:val="22"/>
          <w:szCs w:val="22"/>
        </w:rPr>
        <w:t xml:space="preserve"> moral </w:t>
      </w:r>
      <w:r w:rsidR="00780ABB" w:rsidRPr="00A40B7C">
        <w:rPr>
          <w:rFonts w:ascii="Times New Roman" w:hAnsi="Times New Roman" w:cs="Times New Roman" w:hint="eastAsia"/>
          <w:sz w:val="22"/>
          <w:szCs w:val="22"/>
        </w:rPr>
        <w:t>elements</w:t>
      </w:r>
      <w:r w:rsidR="002E35DB" w:rsidRPr="00A40B7C">
        <w:rPr>
          <w:rFonts w:ascii="Times New Roman" w:hAnsi="Times New Roman" w:cs="Times New Roman" w:hint="eastAsia"/>
          <w:sz w:val="22"/>
          <w:szCs w:val="22"/>
        </w:rPr>
        <w:t xml:space="preserve"> and mechanisms</w:t>
      </w:r>
      <w:r w:rsidR="00780ABB" w:rsidRPr="00A40B7C">
        <w:rPr>
          <w:rFonts w:ascii="Times New Roman" w:hAnsi="Times New Roman" w:cs="Times New Roman" w:hint="eastAsia"/>
          <w:sz w:val="22"/>
          <w:szCs w:val="22"/>
        </w:rPr>
        <w:t xml:space="preserve">, the incorporation of moral licensing theory </w:t>
      </w:r>
      <w:r w:rsidR="00EC6663" w:rsidRPr="00A40B7C">
        <w:rPr>
          <w:rFonts w:ascii="Times New Roman" w:hAnsi="Times New Roman" w:cs="Times New Roman"/>
          <w:sz w:val="22"/>
          <w:szCs w:val="22"/>
        </w:rPr>
        <w:t>challenges</w:t>
      </w:r>
      <w:r w:rsidR="00EC6663" w:rsidRPr="00A40B7C">
        <w:rPr>
          <w:rFonts w:ascii="Times New Roman" w:hAnsi="Times New Roman" w:cs="Times New Roman" w:hint="eastAsia"/>
          <w:sz w:val="22"/>
          <w:szCs w:val="22"/>
        </w:rPr>
        <w:t xml:space="preserve"> the </w:t>
      </w:r>
      <w:r w:rsidR="008C73E8" w:rsidRPr="00A40B7C">
        <w:rPr>
          <w:rFonts w:ascii="Times New Roman" w:hAnsi="Times New Roman" w:cs="Times New Roman" w:hint="eastAsia"/>
          <w:sz w:val="22"/>
          <w:szCs w:val="22"/>
        </w:rPr>
        <w:t>assumption</w:t>
      </w:r>
      <w:r w:rsidR="00EC6663" w:rsidRPr="00A40B7C">
        <w:rPr>
          <w:rFonts w:ascii="Times New Roman" w:hAnsi="Times New Roman" w:cs="Times New Roman" w:hint="eastAsia"/>
          <w:sz w:val="22"/>
          <w:szCs w:val="22"/>
        </w:rPr>
        <w:t xml:space="preserve"> that firms</w:t>
      </w:r>
      <w:r w:rsidR="00EC6663" w:rsidRPr="00A40B7C">
        <w:rPr>
          <w:rFonts w:ascii="Times New Roman" w:hAnsi="Times New Roman" w:cs="Times New Roman"/>
          <w:sz w:val="22"/>
          <w:szCs w:val="22"/>
        </w:rPr>
        <w:t>’</w:t>
      </w:r>
      <w:r w:rsidR="00EC6663" w:rsidRPr="00A40B7C">
        <w:rPr>
          <w:rFonts w:ascii="Times New Roman" w:hAnsi="Times New Roman" w:cs="Times New Roman" w:hint="eastAsia"/>
          <w:sz w:val="22"/>
          <w:szCs w:val="22"/>
        </w:rPr>
        <w:t xml:space="preserve"> behaviors are mostly consistent</w:t>
      </w:r>
      <w:r w:rsidR="005936AF" w:rsidRPr="00A40B7C">
        <w:rPr>
          <w:rFonts w:ascii="Times New Roman" w:hAnsi="Times New Roman" w:cs="Times New Roman" w:hint="eastAsia"/>
          <w:sz w:val="22"/>
          <w:szCs w:val="22"/>
        </w:rPr>
        <w:t>.</w:t>
      </w:r>
      <w:r w:rsidR="008C73E8" w:rsidRPr="00A40B7C">
        <w:rPr>
          <w:rFonts w:ascii="Times New Roman" w:hAnsi="Times New Roman" w:cs="Times New Roman" w:hint="eastAsia"/>
          <w:sz w:val="22"/>
          <w:szCs w:val="22"/>
        </w:rPr>
        <w:t xml:space="preserve"> </w:t>
      </w:r>
      <w:r w:rsidR="00F4019D" w:rsidRPr="00A40B7C">
        <w:rPr>
          <w:rFonts w:ascii="Times New Roman" w:hAnsi="Times New Roman" w:cs="Times New Roman" w:hint="eastAsia"/>
          <w:sz w:val="22"/>
          <w:szCs w:val="22"/>
        </w:rPr>
        <w:t xml:space="preserve">According to </w:t>
      </w:r>
      <w:r w:rsidR="00F4019D" w:rsidRPr="00A40B7C">
        <w:rPr>
          <w:rFonts w:ascii="Times New Roman" w:hAnsi="Times New Roman" w:cs="Times New Roman" w:hint="eastAsia"/>
          <w:sz w:val="22"/>
          <w:szCs w:val="22"/>
        </w:rPr>
        <w:lastRenderedPageBreak/>
        <w:t xml:space="preserve">our research, </w:t>
      </w:r>
      <w:r w:rsidR="00347159" w:rsidRPr="00A40B7C">
        <w:rPr>
          <w:rFonts w:ascii="Times New Roman" w:hAnsi="Times New Roman" w:cs="Times New Roman" w:hint="eastAsia"/>
          <w:sz w:val="22"/>
          <w:szCs w:val="22"/>
        </w:rPr>
        <w:t xml:space="preserve">not all </w:t>
      </w:r>
      <w:r w:rsidR="007E5CAC" w:rsidRPr="00A40B7C">
        <w:rPr>
          <w:rFonts w:ascii="Times New Roman" w:hAnsi="Times New Roman" w:cs="Times New Roman" w:hint="eastAsia"/>
          <w:sz w:val="22"/>
          <w:szCs w:val="22"/>
        </w:rPr>
        <w:t>situations offer</w:t>
      </w:r>
      <w:r w:rsidR="00347159" w:rsidRPr="00A40B7C">
        <w:rPr>
          <w:rFonts w:ascii="Times New Roman" w:hAnsi="Times New Roman" w:cs="Times New Roman" w:hint="eastAsia"/>
          <w:sz w:val="22"/>
          <w:szCs w:val="22"/>
        </w:rPr>
        <w:t xml:space="preserve"> a win-win solution for firms.</w:t>
      </w:r>
      <w:r w:rsidR="007E5CAC" w:rsidRPr="00A40B7C">
        <w:rPr>
          <w:rFonts w:ascii="Times New Roman" w:hAnsi="Times New Roman" w:cs="Times New Roman" w:hint="eastAsia"/>
          <w:sz w:val="22"/>
          <w:szCs w:val="22"/>
        </w:rPr>
        <w:t xml:space="preserve"> It is </w:t>
      </w:r>
      <w:r w:rsidR="00373983" w:rsidRPr="00A40B7C">
        <w:rPr>
          <w:rFonts w:ascii="Times New Roman" w:hAnsi="Times New Roman" w:cs="Times New Roman" w:hint="eastAsia"/>
          <w:sz w:val="22"/>
          <w:szCs w:val="22"/>
        </w:rPr>
        <w:t xml:space="preserve">a crucial </w:t>
      </w:r>
      <w:r w:rsidR="00D82576" w:rsidRPr="00A40B7C">
        <w:rPr>
          <w:rFonts w:ascii="Times New Roman" w:hAnsi="Times New Roman" w:cs="Times New Roman" w:hint="eastAsia"/>
          <w:sz w:val="22"/>
          <w:szCs w:val="22"/>
        </w:rPr>
        <w:t xml:space="preserve">capability for firms to navigate inherent tensions between various stakeholder </w:t>
      </w:r>
      <w:r w:rsidR="00D82576" w:rsidRPr="00A40B7C">
        <w:rPr>
          <w:rFonts w:ascii="Times New Roman" w:hAnsi="Times New Roman" w:cs="Times New Roman"/>
          <w:sz w:val="22"/>
          <w:szCs w:val="22"/>
        </w:rPr>
        <w:t>groups</w:t>
      </w:r>
      <w:r w:rsidR="00D82576" w:rsidRPr="00A40B7C">
        <w:rPr>
          <w:rFonts w:ascii="Times New Roman" w:hAnsi="Times New Roman" w:cs="Times New Roman" w:hint="eastAsia"/>
          <w:sz w:val="22"/>
          <w:szCs w:val="22"/>
        </w:rPr>
        <w:t xml:space="preserve"> </w:t>
      </w:r>
      <w:r w:rsidR="002849FB" w:rsidRPr="00A40B7C">
        <w:rPr>
          <w:rFonts w:ascii="Times New Roman" w:hAnsi="Times New Roman" w:cs="Times New Roman"/>
          <w:sz w:val="22"/>
          <w:szCs w:val="22"/>
        </w:rPr>
        <w:t>(Van der Byl &amp; Slawinski, 2015)</w:t>
      </w:r>
      <w:r w:rsidR="00D82576" w:rsidRPr="00A40B7C">
        <w:rPr>
          <w:rFonts w:ascii="Times New Roman" w:hAnsi="Times New Roman" w:cs="Times New Roman" w:hint="eastAsia"/>
          <w:sz w:val="22"/>
          <w:szCs w:val="22"/>
        </w:rPr>
        <w:t>.</w:t>
      </w:r>
    </w:p>
    <w:p w14:paraId="2916B282" w14:textId="088C6B27" w:rsidR="00F12E68" w:rsidRPr="00E87429" w:rsidRDefault="00FD3EA0" w:rsidP="00F12E68">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t xml:space="preserve">Third, </w:t>
      </w:r>
      <w:r w:rsidR="00816461" w:rsidRPr="00816461">
        <w:rPr>
          <w:rFonts w:ascii="Times New Roman" w:hAnsi="Times New Roman" w:cs="Times New Roman"/>
          <w:sz w:val="22"/>
          <w:szCs w:val="22"/>
        </w:rPr>
        <w:t>we reconcile our findings with the dominant "moral consistency" perspective (e.g., Ni, 2020) by delineating the boundary between instrumental exchange and moral sacrifice</w:t>
      </w:r>
      <w:r w:rsidR="001E242A">
        <w:rPr>
          <w:rFonts w:ascii="Times New Roman" w:hAnsi="Times New Roman" w:cs="Times New Roman" w:hint="eastAsia"/>
          <w:sz w:val="22"/>
          <w:szCs w:val="22"/>
        </w:rPr>
        <w:t xml:space="preserve"> </w:t>
      </w:r>
      <w:r w:rsidR="001918B7">
        <w:rPr>
          <w:rFonts w:ascii="Times New Roman" w:hAnsi="Times New Roman" w:cs="Times New Roman" w:hint="eastAsia"/>
          <w:sz w:val="22"/>
          <w:szCs w:val="22"/>
        </w:rPr>
        <w:t xml:space="preserve">(Jones, 1995; </w:t>
      </w:r>
      <w:r w:rsidR="00C11EDB" w:rsidRPr="00C11EDB">
        <w:rPr>
          <w:rFonts w:ascii="Times New Roman" w:hAnsi="Times New Roman" w:cs="Times New Roman"/>
          <w:sz w:val="22"/>
          <w:szCs w:val="22"/>
        </w:rPr>
        <w:t>Bénabou &amp; Tirole, 2010</w:t>
      </w:r>
      <w:r w:rsidR="001918B7">
        <w:rPr>
          <w:rFonts w:ascii="Times New Roman" w:hAnsi="Times New Roman" w:cs="Times New Roman" w:hint="eastAsia"/>
          <w:sz w:val="22"/>
          <w:szCs w:val="22"/>
        </w:rPr>
        <w:t>)</w:t>
      </w:r>
      <w:r w:rsidR="00816461" w:rsidRPr="00816461">
        <w:rPr>
          <w:rFonts w:ascii="Times New Roman" w:hAnsi="Times New Roman" w:cs="Times New Roman"/>
          <w:sz w:val="22"/>
          <w:szCs w:val="22"/>
        </w:rPr>
        <w:t>. While prior research argues that ethical culture constrains misconduct, we posit that this applies primarily to governance-based or social actions framed as "instrumental transactions" with expected reciprocal returns. By isolating substantive environmental engagement—a domain characterized by significant capital outflows and delayed reciprocity—we reveal that moral licensing is triggered specifically by "making a sacrifice" rather than merely "following rules." Our discriminant findings between environmental (significant) and social (null) scores validate this theoretical nuance: whereas instrumental social exchanges enforce consistency, costly environmental commitments generate the specific moral credits that license financial reporting discretion.</w:t>
      </w:r>
    </w:p>
    <w:p w14:paraId="23A0AB02" w14:textId="1A326B50" w:rsidR="00AF6FE2" w:rsidRPr="00AF6FE2" w:rsidRDefault="009A3C97" w:rsidP="00AF6FE2">
      <w:pPr>
        <w:ind w:firstLineChars="200" w:firstLine="440"/>
        <w:jc w:val="both"/>
        <w:rPr>
          <w:rFonts w:ascii="Times New Roman" w:hAnsi="Times New Roman" w:cs="Times New Roman"/>
          <w:sz w:val="22"/>
          <w:szCs w:val="22"/>
        </w:rPr>
      </w:pPr>
      <w:r w:rsidRPr="009A3C97">
        <w:rPr>
          <w:rFonts w:ascii="Times New Roman" w:hAnsi="Times New Roman" w:cs="Times New Roman"/>
          <w:sz w:val="22"/>
          <w:szCs w:val="22"/>
        </w:rPr>
        <w:t>Our study is not without limitations, which point to fruitful avenues for future inquiry.</w:t>
      </w:r>
      <w:r w:rsidR="001A72E3" w:rsidRPr="00A40B7C">
        <w:rPr>
          <w:rFonts w:ascii="Times New Roman" w:hAnsi="Times New Roman" w:cs="Times New Roman"/>
          <w:sz w:val="22"/>
          <w:szCs w:val="22"/>
        </w:rPr>
        <w:t xml:space="preserve"> </w:t>
      </w:r>
      <w:r w:rsidR="00AF6FE2" w:rsidRPr="00AF6FE2">
        <w:rPr>
          <w:rFonts w:ascii="Times New Roman" w:hAnsi="Times New Roman" w:cs="Times New Roman"/>
          <w:sz w:val="22"/>
          <w:szCs w:val="22"/>
        </w:rPr>
        <w:t>First, our empirical evidence is confined to discretionary accruals—a form of earnings management often characterized as a "victimless crime" or a "white lie" of financial reporting. In untabulated analyses, we found no significant relationship between environmental engagement and real earnings management (REM)</w:t>
      </w:r>
      <w:r w:rsidR="00FA28F7">
        <w:rPr>
          <w:rFonts w:ascii="Times New Roman" w:hAnsi="Times New Roman" w:cs="Times New Roman" w:hint="eastAsia"/>
          <w:sz w:val="22"/>
          <w:szCs w:val="22"/>
        </w:rPr>
        <w:t xml:space="preserve"> </w:t>
      </w:r>
      <w:r w:rsidR="00C72EC4">
        <w:rPr>
          <w:rFonts w:ascii="Times New Roman" w:hAnsi="Times New Roman" w:cs="Times New Roman" w:hint="eastAsia"/>
          <w:sz w:val="22"/>
          <w:szCs w:val="22"/>
        </w:rPr>
        <w:t>(</w:t>
      </w:r>
      <w:r w:rsidR="00C72EC4" w:rsidRPr="00C72EC4">
        <w:rPr>
          <w:rFonts w:ascii="Times New Roman" w:hAnsi="Times New Roman" w:cs="Times New Roman"/>
          <w:sz w:val="22"/>
          <w:szCs w:val="22"/>
        </w:rPr>
        <w:t>Roychowdhury</w:t>
      </w:r>
      <w:r w:rsidR="00C72EC4">
        <w:rPr>
          <w:rFonts w:ascii="Times New Roman" w:hAnsi="Times New Roman" w:cs="Times New Roman" w:hint="eastAsia"/>
          <w:sz w:val="22"/>
          <w:szCs w:val="22"/>
        </w:rPr>
        <w:t>, 2006)</w:t>
      </w:r>
      <w:r w:rsidR="00AF6FE2" w:rsidRPr="00AF6FE2">
        <w:rPr>
          <w:rFonts w:ascii="Times New Roman" w:hAnsi="Times New Roman" w:cs="Times New Roman"/>
          <w:sz w:val="22"/>
          <w:szCs w:val="22"/>
        </w:rPr>
        <w:t>, such as cutting R&amp;D or advertising expenditures. While this null result theoretically reinforces the notion that moral licensing facilitates symbolic rather than value-destroying manipulation, it also limits the generalizability of our findings. Future research should investigate the hierarchy of unethical behaviors to determine where the psychological license "runs out." Specifically, does licensing extend to other domains of misconduct, such as tax avoidance or option backdating</w:t>
      </w:r>
      <w:r w:rsidR="00185EDC">
        <w:rPr>
          <w:rFonts w:ascii="Times New Roman" w:hAnsi="Times New Roman" w:cs="Times New Roman" w:hint="eastAsia"/>
          <w:sz w:val="22"/>
          <w:szCs w:val="22"/>
        </w:rPr>
        <w:t>.</w:t>
      </w:r>
    </w:p>
    <w:p w14:paraId="65CD4078" w14:textId="5CD75183" w:rsidR="00AF6FE2" w:rsidRPr="00AF6FE2" w:rsidRDefault="00AF6FE2" w:rsidP="00AF6FE2">
      <w:pPr>
        <w:ind w:firstLineChars="200" w:firstLine="440"/>
        <w:jc w:val="both"/>
        <w:rPr>
          <w:rFonts w:ascii="Times New Roman" w:hAnsi="Times New Roman" w:cs="Times New Roman"/>
          <w:sz w:val="22"/>
          <w:szCs w:val="22"/>
        </w:rPr>
      </w:pPr>
      <w:r w:rsidRPr="00AF6FE2">
        <w:rPr>
          <w:rFonts w:ascii="Times New Roman" w:hAnsi="Times New Roman" w:cs="Times New Roman"/>
          <w:sz w:val="22"/>
          <w:szCs w:val="22"/>
        </w:rPr>
        <w:t>Second, while we employ entropy balancing to rigorously address selection on observables and bias, we do not utilize an instrumental variable (IV) approach to address potential selection on unobservables. In the multifaceted domain of ESG strategy, identifying an instrument that satisfies the strict exclusion restriction—affecting environmental engagement without directly influencing financial reporting incentives—is notoriously difficult (</w:t>
      </w:r>
      <w:r w:rsidR="00A63DF9">
        <w:rPr>
          <w:rFonts w:ascii="Times New Roman" w:hAnsi="Times New Roman" w:cs="Times New Roman" w:hint="eastAsia"/>
          <w:sz w:val="22"/>
          <w:szCs w:val="22"/>
        </w:rPr>
        <w:t>Bertomeu</w:t>
      </w:r>
      <w:r w:rsidRPr="00AF6FE2">
        <w:rPr>
          <w:rFonts w:ascii="Times New Roman" w:hAnsi="Times New Roman" w:cs="Times New Roman"/>
          <w:sz w:val="22"/>
          <w:szCs w:val="22"/>
        </w:rPr>
        <w:t xml:space="preserve"> et al., 20</w:t>
      </w:r>
      <w:r w:rsidR="008226A0">
        <w:rPr>
          <w:rFonts w:ascii="Times New Roman" w:hAnsi="Times New Roman" w:cs="Times New Roman" w:hint="eastAsia"/>
          <w:sz w:val="22"/>
          <w:szCs w:val="22"/>
        </w:rPr>
        <w:t>21</w:t>
      </w:r>
      <w:r w:rsidRPr="00AF6FE2">
        <w:rPr>
          <w:rFonts w:ascii="Times New Roman" w:hAnsi="Times New Roman" w:cs="Times New Roman"/>
          <w:sz w:val="22"/>
          <w:szCs w:val="22"/>
        </w:rPr>
        <w:t xml:space="preserve">). Although our lead-lag tests effectively rule out </w:t>
      </w:r>
      <w:r w:rsidRPr="00AF6FE2">
        <w:rPr>
          <w:rFonts w:ascii="Times New Roman" w:hAnsi="Times New Roman" w:cs="Times New Roman"/>
          <w:sz w:val="22"/>
          <w:szCs w:val="22"/>
        </w:rPr>
        <w:lastRenderedPageBreak/>
        <w:t>reverse causality, our reliance on observational matching means we cannot claim causality with the same certainty as a natural experiment. Future scholarship could exploit exogenous regulatory shocks to environmental disclosure standards to provide cleaner causal identification of the licensing effect.</w:t>
      </w:r>
    </w:p>
    <w:p w14:paraId="5170EC79" w14:textId="55AF042E" w:rsidR="00A63E14" w:rsidRPr="00FA2E06" w:rsidRDefault="00AF6FE2" w:rsidP="00FA2E06">
      <w:pPr>
        <w:ind w:firstLineChars="200" w:firstLine="440"/>
        <w:jc w:val="both"/>
        <w:rPr>
          <w:rFonts w:ascii="Times New Roman" w:hAnsi="Times New Roman" w:cs="Times New Roman"/>
        </w:rPr>
      </w:pPr>
      <w:r w:rsidRPr="00AF6FE2">
        <w:rPr>
          <w:rFonts w:ascii="Times New Roman" w:hAnsi="Times New Roman" w:cs="Times New Roman"/>
          <w:sz w:val="22"/>
          <w:szCs w:val="22"/>
        </w:rPr>
        <w:t>Third, as with all archival research on the micro-foundations of strategy, we indirectly infer the psychological mechanism from firm-level outcomes. We rely on established social psychological theory (Merritt et al., 2010) to argue that substantive environmental engagement generates "moral credits" while industry culpability shifts the framing to "commitment." However, we cannot directly observe the cognitive processes or the specific "mental accounting" of individual managers. We assume that the collective strategic decisions of the firm reflect the psychological state of its upper echelons, but this link remains a "black box." Future research could complement our archival findings with experimental designs or survey-based field studies to directly measure how executives cognitively frame their ESG efforts—as distinct "credits" to be spent or as binding "commitments" to be upheld.</w:t>
      </w:r>
      <w:r w:rsidR="00A63E14">
        <w:rPr>
          <w:rFonts w:ascii="Times New Roman" w:hAnsi="Times New Roman" w:cs="Times New Roman"/>
          <w:b/>
          <w:bCs/>
        </w:rPr>
        <w:br w:type="page"/>
      </w:r>
    </w:p>
    <w:p w14:paraId="3771879A" w14:textId="5AECF435" w:rsidR="006A7736" w:rsidRPr="00A40B7C" w:rsidRDefault="00163E54" w:rsidP="00F97DF7">
      <w:pPr>
        <w:jc w:val="center"/>
        <w:rPr>
          <w:rFonts w:ascii="Times New Roman" w:hAnsi="Times New Roman" w:cs="Times New Roman"/>
          <w:b/>
          <w:sz w:val="22"/>
          <w:szCs w:val="22"/>
        </w:rPr>
      </w:pPr>
      <w:r w:rsidRPr="00A40B7C">
        <w:rPr>
          <w:rFonts w:ascii="Times New Roman" w:hAnsi="Times New Roman" w:cs="Times New Roman" w:hint="eastAsia"/>
          <w:b/>
          <w:sz w:val="22"/>
          <w:szCs w:val="22"/>
        </w:rPr>
        <w:lastRenderedPageBreak/>
        <w:t>REFERENCES</w:t>
      </w:r>
    </w:p>
    <w:p w14:paraId="43407000" w14:textId="3F589565"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Abadie, A., Athey, S., Imbens, G. W., &amp; Wooldridge, J. M. 2022. When Should You Adjust Standard Errors for Clustering? </w:t>
      </w:r>
      <w:r w:rsidRPr="00A40B7C">
        <w:rPr>
          <w:rFonts w:ascii="Times New Roman" w:hAnsi="Times New Roman" w:cs="Times New Roman"/>
          <w:b/>
          <w:i/>
          <w:sz w:val="22"/>
          <w:szCs w:val="22"/>
        </w:rPr>
        <w:t>The Quarterly Journal of Economics</w:t>
      </w:r>
      <w:r w:rsidRPr="00A40B7C">
        <w:rPr>
          <w:rFonts w:ascii="Times New Roman" w:hAnsi="Times New Roman" w:cs="Times New Roman"/>
          <w:sz w:val="22"/>
          <w:szCs w:val="22"/>
        </w:rPr>
        <w:t>, 138(1): 1–35.</w:t>
      </w:r>
    </w:p>
    <w:p w14:paraId="1A159694"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Aguilera, R. V., Rupp, D. E., Williams, C. A., &amp; Ganapathi, J. 2007. Putting the S back in corporate social responsibility: A multilevel theory of social change in organizations. </w:t>
      </w:r>
      <w:r w:rsidRPr="00A40B7C">
        <w:rPr>
          <w:rFonts w:ascii="Times New Roman" w:hAnsi="Times New Roman" w:cs="Times New Roman"/>
          <w:b/>
          <w:i/>
          <w:sz w:val="22"/>
          <w:szCs w:val="22"/>
        </w:rPr>
        <w:t>Academy of Management Review</w:t>
      </w:r>
      <w:r w:rsidRPr="00A40B7C">
        <w:rPr>
          <w:rFonts w:ascii="Times New Roman" w:hAnsi="Times New Roman" w:cs="Times New Roman"/>
          <w:sz w:val="22"/>
          <w:szCs w:val="22"/>
        </w:rPr>
        <w:t>, 32(3): 836–863.</w:t>
      </w:r>
    </w:p>
    <w:p w14:paraId="493E78CB"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Ali, A., &amp; Zhang, W. 2015. CEO tenure and earnings management. </w:t>
      </w:r>
      <w:r w:rsidRPr="00A40B7C">
        <w:rPr>
          <w:rFonts w:ascii="Times New Roman" w:hAnsi="Times New Roman" w:cs="Times New Roman"/>
          <w:b/>
          <w:i/>
          <w:sz w:val="22"/>
          <w:szCs w:val="22"/>
        </w:rPr>
        <w:t>Journal of Accounting and Economics</w:t>
      </w:r>
      <w:r w:rsidRPr="00A40B7C">
        <w:rPr>
          <w:rFonts w:ascii="Times New Roman" w:hAnsi="Times New Roman" w:cs="Times New Roman"/>
          <w:sz w:val="22"/>
          <w:szCs w:val="22"/>
        </w:rPr>
        <w:t>, 59(1): 60–79.</w:t>
      </w:r>
    </w:p>
    <w:p w14:paraId="7CACD317"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Asselineau, A., Grolleau, G., &amp; Mzoughi, N. 2024. Quiet environments and the intentional practice of silence: Toward a new perspective in the analysis of silence in organizations. </w:t>
      </w:r>
      <w:r w:rsidRPr="00A40B7C">
        <w:rPr>
          <w:rFonts w:ascii="Times New Roman" w:hAnsi="Times New Roman" w:cs="Times New Roman"/>
          <w:b/>
          <w:i/>
          <w:sz w:val="22"/>
          <w:szCs w:val="22"/>
        </w:rPr>
        <w:t>Industrial and Organizational Psychology</w:t>
      </w:r>
      <w:r w:rsidRPr="00A40B7C">
        <w:rPr>
          <w:rFonts w:ascii="Times New Roman" w:hAnsi="Times New Roman" w:cs="Times New Roman"/>
          <w:sz w:val="22"/>
          <w:szCs w:val="22"/>
        </w:rPr>
        <w:t>, 17(3): 326–340.</w:t>
      </w:r>
    </w:p>
    <w:p w14:paraId="0D2B2746"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Awaysheh, A., Heron, R. A., Perry, T., &amp; Wilson, J. I. 2020. On the relation between corporate social responsibility and financial performance. </w:t>
      </w:r>
      <w:r w:rsidRPr="00A40B7C">
        <w:rPr>
          <w:rFonts w:ascii="Times New Roman" w:hAnsi="Times New Roman" w:cs="Times New Roman"/>
          <w:b/>
          <w:i/>
          <w:sz w:val="22"/>
          <w:szCs w:val="22"/>
        </w:rPr>
        <w:t>Strategic Management Journal</w:t>
      </w:r>
      <w:r w:rsidRPr="00A40B7C">
        <w:rPr>
          <w:rFonts w:ascii="Times New Roman" w:hAnsi="Times New Roman" w:cs="Times New Roman"/>
          <w:sz w:val="22"/>
          <w:szCs w:val="22"/>
        </w:rPr>
        <w:t>, 41(6): 965–987.</w:t>
      </w:r>
    </w:p>
    <w:p w14:paraId="4B8E5D1B"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Bai, J., &amp; Ru, H. 2024. Carbon Emissions Trading and Environmental Protection: International Evidence. </w:t>
      </w:r>
      <w:r w:rsidRPr="00A40B7C">
        <w:rPr>
          <w:rFonts w:ascii="Times New Roman" w:hAnsi="Times New Roman" w:cs="Times New Roman"/>
          <w:b/>
          <w:i/>
          <w:sz w:val="22"/>
          <w:szCs w:val="22"/>
        </w:rPr>
        <w:t>Management Science</w:t>
      </w:r>
      <w:r w:rsidRPr="00A40B7C">
        <w:rPr>
          <w:rFonts w:ascii="Times New Roman" w:hAnsi="Times New Roman" w:cs="Times New Roman"/>
          <w:sz w:val="22"/>
          <w:szCs w:val="22"/>
        </w:rPr>
        <w:t>, 70(7): 4593–4603.</w:t>
      </w:r>
    </w:p>
    <w:p w14:paraId="2F96A2E3"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Batson, C. D., Thompson, E. R., Seuferling, G., Whitney, H., &amp; Strongman, J. A. 1999. Moral hypocrisy: Appearing moral to oneself without being so. </w:t>
      </w:r>
      <w:r w:rsidRPr="00A40B7C">
        <w:rPr>
          <w:rFonts w:ascii="Times New Roman" w:hAnsi="Times New Roman" w:cs="Times New Roman"/>
          <w:b/>
          <w:i/>
          <w:sz w:val="22"/>
          <w:szCs w:val="22"/>
        </w:rPr>
        <w:t>Journal of Personality and Social Psychology</w:t>
      </w:r>
      <w:r w:rsidRPr="00A40B7C">
        <w:rPr>
          <w:rFonts w:ascii="Times New Roman" w:hAnsi="Times New Roman" w:cs="Times New Roman"/>
          <w:sz w:val="22"/>
          <w:szCs w:val="22"/>
        </w:rPr>
        <w:t>, 77(3): 525–537.</w:t>
      </w:r>
    </w:p>
    <w:p w14:paraId="40F39C48"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Becher, D. A., Campbell II, T. L., &amp; Frye, M. B. 2005. Incentive Compensation for Bank Directors: The Impact of Deregulation. </w:t>
      </w:r>
      <w:r w:rsidRPr="00A40B7C">
        <w:rPr>
          <w:rFonts w:ascii="Times New Roman" w:hAnsi="Times New Roman" w:cs="Times New Roman"/>
          <w:b/>
          <w:i/>
          <w:sz w:val="22"/>
          <w:szCs w:val="22"/>
        </w:rPr>
        <w:t>The Journal of Business</w:t>
      </w:r>
      <w:r w:rsidRPr="00A40B7C">
        <w:rPr>
          <w:rFonts w:ascii="Times New Roman" w:hAnsi="Times New Roman" w:cs="Times New Roman"/>
          <w:sz w:val="22"/>
          <w:szCs w:val="22"/>
        </w:rPr>
        <w:t>, 78(5): 1753–1778.</w:t>
      </w:r>
    </w:p>
    <w:p w14:paraId="5CBF4A60"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Bergstresser, D., &amp; Philippon, T. 2006. CEO incentives and earnings management. </w:t>
      </w:r>
      <w:r w:rsidRPr="00A40B7C">
        <w:rPr>
          <w:rFonts w:ascii="Times New Roman" w:hAnsi="Times New Roman" w:cs="Times New Roman"/>
          <w:b/>
          <w:i/>
          <w:sz w:val="22"/>
          <w:szCs w:val="22"/>
        </w:rPr>
        <w:t>Journal of Financial Economics</w:t>
      </w:r>
      <w:r w:rsidRPr="00A40B7C">
        <w:rPr>
          <w:rFonts w:ascii="Times New Roman" w:hAnsi="Times New Roman" w:cs="Times New Roman"/>
          <w:sz w:val="22"/>
          <w:szCs w:val="22"/>
        </w:rPr>
        <w:t>, 80(3): 511–529.</w:t>
      </w:r>
    </w:p>
    <w:p w14:paraId="31952502"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Blanken, I., Van De Ven, N., &amp; Zeelenberg, M. 2015. A Meta-Analytic Review of Moral Licensing. </w:t>
      </w:r>
      <w:r w:rsidRPr="00A40B7C">
        <w:rPr>
          <w:rFonts w:ascii="Times New Roman" w:hAnsi="Times New Roman" w:cs="Times New Roman"/>
          <w:b/>
          <w:i/>
          <w:sz w:val="22"/>
          <w:szCs w:val="22"/>
        </w:rPr>
        <w:t>Personality and Social Psychology Bulletin</w:t>
      </w:r>
      <w:r w:rsidRPr="00A40B7C">
        <w:rPr>
          <w:rFonts w:ascii="Times New Roman" w:hAnsi="Times New Roman" w:cs="Times New Roman"/>
          <w:sz w:val="22"/>
          <w:szCs w:val="22"/>
        </w:rPr>
        <w:t>, 41(4): 540–558.</w:t>
      </w:r>
    </w:p>
    <w:p w14:paraId="41B9994A"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Bolino, M. C. 1999. Citizenship and Impression Management: Good Soldiers or Good Actors? </w:t>
      </w:r>
      <w:r w:rsidRPr="00A40B7C">
        <w:rPr>
          <w:rFonts w:ascii="Times New Roman" w:hAnsi="Times New Roman" w:cs="Times New Roman"/>
          <w:b/>
          <w:i/>
          <w:sz w:val="22"/>
          <w:szCs w:val="22"/>
        </w:rPr>
        <w:t>Academy of Management Review</w:t>
      </w:r>
      <w:r w:rsidRPr="00A40B7C">
        <w:rPr>
          <w:rFonts w:ascii="Times New Roman" w:hAnsi="Times New Roman" w:cs="Times New Roman"/>
          <w:sz w:val="22"/>
          <w:szCs w:val="22"/>
        </w:rPr>
        <w:t>, 24(1): 82–98.</w:t>
      </w:r>
    </w:p>
    <w:p w14:paraId="083A8460"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Bothello, J., Ioannou, I., Porumb, V.-A., &amp; Zengin-Karaibrahimoglu, Y. 2023. CSR decoupling within business groups and the risk of perceived greenwashing. </w:t>
      </w:r>
      <w:r w:rsidRPr="00A40B7C">
        <w:rPr>
          <w:rFonts w:ascii="Times New Roman" w:hAnsi="Times New Roman" w:cs="Times New Roman"/>
          <w:b/>
          <w:i/>
          <w:sz w:val="22"/>
          <w:szCs w:val="22"/>
        </w:rPr>
        <w:t>Strategic Management Journal</w:t>
      </w:r>
      <w:r w:rsidRPr="00A40B7C">
        <w:rPr>
          <w:rFonts w:ascii="Times New Roman" w:hAnsi="Times New Roman" w:cs="Times New Roman"/>
          <w:sz w:val="22"/>
          <w:szCs w:val="22"/>
        </w:rPr>
        <w:t>, 44(13): 3217–3251.</w:t>
      </w:r>
    </w:p>
    <w:p w14:paraId="47F51E35"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Bromley, P., &amp; Powell, W. W. 2012. From Smoke and Mirrors to Walking the Talk: Decoupling in the Contemporary World. </w:t>
      </w:r>
      <w:r w:rsidRPr="00A40B7C">
        <w:rPr>
          <w:rFonts w:ascii="Times New Roman" w:hAnsi="Times New Roman" w:cs="Times New Roman"/>
          <w:b/>
          <w:i/>
          <w:sz w:val="22"/>
          <w:szCs w:val="22"/>
        </w:rPr>
        <w:t>Academy of Management Annals</w:t>
      </w:r>
      <w:r w:rsidRPr="00A40B7C">
        <w:rPr>
          <w:rFonts w:ascii="Times New Roman" w:hAnsi="Times New Roman" w:cs="Times New Roman"/>
          <w:sz w:val="22"/>
          <w:szCs w:val="22"/>
        </w:rPr>
        <w:t>, 6(1): 483–530.</w:t>
      </w:r>
    </w:p>
    <w:p w14:paraId="2194AE19"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Burns, N., &amp; Kedia, S. 2006. The impact of performance-based compensation on misreporting. </w:t>
      </w:r>
      <w:r w:rsidRPr="00A40B7C">
        <w:rPr>
          <w:rFonts w:ascii="Times New Roman" w:hAnsi="Times New Roman" w:cs="Times New Roman"/>
          <w:b/>
          <w:i/>
          <w:sz w:val="22"/>
          <w:szCs w:val="22"/>
        </w:rPr>
        <w:t>Journal of Financial Economics</w:t>
      </w:r>
      <w:r w:rsidRPr="00A40B7C">
        <w:rPr>
          <w:rFonts w:ascii="Times New Roman" w:hAnsi="Times New Roman" w:cs="Times New Roman"/>
          <w:sz w:val="22"/>
          <w:szCs w:val="22"/>
        </w:rPr>
        <w:t>, 79(1): 35–67.</w:t>
      </w:r>
    </w:p>
    <w:p w14:paraId="5FE7BC90"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Cai, Y., Jo, H., &amp; Pan, C. 2012. Doing Well While Doing Bad? CSR in Controversial Industry Sectors. </w:t>
      </w:r>
      <w:r w:rsidRPr="00A40B7C">
        <w:rPr>
          <w:rFonts w:ascii="Times New Roman" w:hAnsi="Times New Roman" w:cs="Times New Roman"/>
          <w:b/>
          <w:i/>
          <w:sz w:val="22"/>
          <w:szCs w:val="22"/>
        </w:rPr>
        <w:t>Journal of Business Ethics</w:t>
      </w:r>
      <w:r w:rsidRPr="00A40B7C">
        <w:rPr>
          <w:rFonts w:ascii="Times New Roman" w:hAnsi="Times New Roman" w:cs="Times New Roman"/>
          <w:sz w:val="22"/>
          <w:szCs w:val="22"/>
        </w:rPr>
        <w:t>, 108(4): 467–480.</w:t>
      </w:r>
    </w:p>
    <w:p w14:paraId="5839C517"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Cao, J., Liang, H., &amp; Zhan, X. 2019. Peer Effects of Corporate Social Responsibility. </w:t>
      </w:r>
      <w:r w:rsidRPr="00A40B7C">
        <w:rPr>
          <w:rFonts w:ascii="Times New Roman" w:hAnsi="Times New Roman" w:cs="Times New Roman"/>
          <w:b/>
          <w:i/>
          <w:sz w:val="22"/>
          <w:szCs w:val="22"/>
        </w:rPr>
        <w:t>Management Science</w:t>
      </w:r>
      <w:r w:rsidRPr="00A40B7C">
        <w:rPr>
          <w:rFonts w:ascii="Times New Roman" w:hAnsi="Times New Roman" w:cs="Times New Roman"/>
          <w:sz w:val="22"/>
          <w:szCs w:val="22"/>
        </w:rPr>
        <w:t>, 65(12): 5487–5503.</w:t>
      </w:r>
    </w:p>
    <w:p w14:paraId="3B4AE8F5"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Chaney, P. K., &amp; Lewis, C. M. 1995. Earnings management and firm valuation under asymmetric information. </w:t>
      </w:r>
      <w:r w:rsidRPr="00A40B7C">
        <w:rPr>
          <w:rFonts w:ascii="Times New Roman" w:hAnsi="Times New Roman" w:cs="Times New Roman"/>
          <w:b/>
          <w:i/>
          <w:sz w:val="22"/>
          <w:szCs w:val="22"/>
        </w:rPr>
        <w:t>Journal of Corporate Finance</w:t>
      </w:r>
      <w:r w:rsidRPr="00A40B7C">
        <w:rPr>
          <w:rFonts w:ascii="Times New Roman" w:hAnsi="Times New Roman" w:cs="Times New Roman"/>
          <w:sz w:val="22"/>
          <w:szCs w:val="22"/>
        </w:rPr>
        <w:t>, 1(3): 319–345.</w:t>
      </w:r>
    </w:p>
    <w:p w14:paraId="43D7E488"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Chatterji, A. K., &amp; Toffel, M. W. 2010. How firms respond to being rated. </w:t>
      </w:r>
      <w:r w:rsidRPr="00A40B7C">
        <w:rPr>
          <w:rFonts w:ascii="Times New Roman" w:hAnsi="Times New Roman" w:cs="Times New Roman"/>
          <w:b/>
          <w:i/>
          <w:sz w:val="22"/>
          <w:szCs w:val="22"/>
        </w:rPr>
        <w:t>Strategic Management Journal</w:t>
      </w:r>
      <w:r w:rsidRPr="00A40B7C">
        <w:rPr>
          <w:rFonts w:ascii="Times New Roman" w:hAnsi="Times New Roman" w:cs="Times New Roman"/>
          <w:sz w:val="22"/>
          <w:szCs w:val="22"/>
        </w:rPr>
        <w:t>, 31(9): 917–945.</w:t>
      </w:r>
    </w:p>
    <w:p w14:paraId="4C6713F7"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Christensen, T. E., Huffman, A., Lewis-Western, M. F., &amp; Valentine, K. 2023. A Simple Approach to Better Distinguish Real Earnings Manipulation from Strategy Changes*. </w:t>
      </w:r>
      <w:r w:rsidRPr="00A40B7C">
        <w:rPr>
          <w:rFonts w:ascii="Times New Roman" w:hAnsi="Times New Roman" w:cs="Times New Roman"/>
          <w:b/>
          <w:i/>
          <w:sz w:val="22"/>
          <w:szCs w:val="22"/>
        </w:rPr>
        <w:t>Contemporary Accounting Research</w:t>
      </w:r>
      <w:r w:rsidRPr="00A40B7C">
        <w:rPr>
          <w:rFonts w:ascii="Times New Roman" w:hAnsi="Times New Roman" w:cs="Times New Roman"/>
          <w:sz w:val="22"/>
          <w:szCs w:val="22"/>
        </w:rPr>
        <w:t>, 40(1): 406–450.</w:t>
      </w:r>
    </w:p>
    <w:p w14:paraId="2975CD6A"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Chung, R., Firth, M., &amp; Kim, J.-B. 2005. Earnings management, surplus free cash flow, and external monitoring. </w:t>
      </w:r>
      <w:r w:rsidRPr="00A40B7C">
        <w:rPr>
          <w:rFonts w:ascii="Times New Roman" w:hAnsi="Times New Roman" w:cs="Times New Roman"/>
          <w:b/>
          <w:i/>
          <w:sz w:val="22"/>
          <w:szCs w:val="22"/>
        </w:rPr>
        <w:t>Journal of Business Research</w:t>
      </w:r>
      <w:r w:rsidRPr="00A40B7C">
        <w:rPr>
          <w:rFonts w:ascii="Times New Roman" w:hAnsi="Times New Roman" w:cs="Times New Roman"/>
          <w:sz w:val="22"/>
          <w:szCs w:val="22"/>
        </w:rPr>
        <w:t>, 58(6): 766–776.</w:t>
      </w:r>
    </w:p>
    <w:p w14:paraId="27561774"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Crane, A., Palazzo, G., Spence, L. J., &amp; Matten, D. 2014. Contesting the Value of “Creating Shared Value.” </w:t>
      </w:r>
      <w:r w:rsidRPr="00A40B7C">
        <w:rPr>
          <w:rFonts w:ascii="Times New Roman" w:hAnsi="Times New Roman" w:cs="Times New Roman"/>
          <w:b/>
          <w:i/>
          <w:sz w:val="22"/>
          <w:szCs w:val="22"/>
        </w:rPr>
        <w:t>California Management Review</w:t>
      </w:r>
      <w:r w:rsidRPr="00A40B7C">
        <w:rPr>
          <w:rFonts w:ascii="Times New Roman" w:hAnsi="Times New Roman" w:cs="Times New Roman"/>
          <w:sz w:val="22"/>
          <w:szCs w:val="22"/>
        </w:rPr>
        <w:t>, 56(2): 130–153.</w:t>
      </w:r>
    </w:p>
    <w:p w14:paraId="2CCE7C9B"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lastRenderedPageBreak/>
        <w:t xml:space="preserve">Crilly, D., Zollo, M., &amp; Hansen, M. T. 2012. Faking It or Muddling Through? Understanding Decoupling in Response to Stakeholder Pressures. </w:t>
      </w:r>
      <w:r w:rsidRPr="00A40B7C">
        <w:rPr>
          <w:rFonts w:ascii="Times New Roman" w:hAnsi="Times New Roman" w:cs="Times New Roman"/>
          <w:b/>
          <w:i/>
          <w:sz w:val="22"/>
          <w:szCs w:val="22"/>
        </w:rPr>
        <w:t>Academy of Management Journal</w:t>
      </w:r>
      <w:r w:rsidRPr="00A40B7C">
        <w:rPr>
          <w:rFonts w:ascii="Times New Roman" w:hAnsi="Times New Roman" w:cs="Times New Roman"/>
          <w:sz w:val="22"/>
          <w:szCs w:val="22"/>
        </w:rPr>
        <w:t>, 55(6): 1429–1448.</w:t>
      </w:r>
    </w:p>
    <w:p w14:paraId="088F1A62"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Crocker, J., Major, B., &amp; Steele, C. 1998. Social stigma. </w:t>
      </w:r>
      <w:r w:rsidRPr="00A40B7C">
        <w:rPr>
          <w:rFonts w:ascii="Times New Roman" w:hAnsi="Times New Roman" w:cs="Times New Roman"/>
          <w:b/>
          <w:i/>
          <w:sz w:val="22"/>
          <w:szCs w:val="22"/>
        </w:rPr>
        <w:t>The handbook of social psychology, Vols. 1-2, 4th ed</w:t>
      </w:r>
      <w:r w:rsidRPr="00A40B7C">
        <w:rPr>
          <w:rFonts w:ascii="Times New Roman" w:hAnsi="Times New Roman" w:cs="Times New Roman"/>
          <w:sz w:val="22"/>
          <w:szCs w:val="22"/>
        </w:rPr>
        <w:t>: 504–553. New York, NY, US: McGraw-Hill.</w:t>
      </w:r>
    </w:p>
    <w:p w14:paraId="74F3CD6F"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Cronqvist, H., &amp; Yu, F. 2017. Shaped by their daughters: Executives, female socialization, and corporate social responsibility. </w:t>
      </w:r>
      <w:r w:rsidRPr="00A40B7C">
        <w:rPr>
          <w:rFonts w:ascii="Times New Roman" w:hAnsi="Times New Roman" w:cs="Times New Roman"/>
          <w:b/>
          <w:i/>
          <w:sz w:val="22"/>
          <w:szCs w:val="22"/>
        </w:rPr>
        <w:t>Journal of Financial Economics</w:t>
      </w:r>
      <w:r w:rsidRPr="00A40B7C">
        <w:rPr>
          <w:rFonts w:ascii="Times New Roman" w:hAnsi="Times New Roman" w:cs="Times New Roman"/>
          <w:sz w:val="22"/>
          <w:szCs w:val="22"/>
        </w:rPr>
        <w:t>, 126(3): 543–562.</w:t>
      </w:r>
    </w:p>
    <w:p w14:paraId="481CFF21"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De Freitas Netto, S. V., Sobral, M. F. F., Ribeiro, A. R. B., &amp; Soares, G. R. D. L. 2020. Concepts and forms of greenwashing: A systematic review. </w:t>
      </w:r>
      <w:r w:rsidRPr="00A40B7C">
        <w:rPr>
          <w:rFonts w:ascii="Times New Roman" w:hAnsi="Times New Roman" w:cs="Times New Roman"/>
          <w:b/>
          <w:i/>
          <w:sz w:val="22"/>
          <w:szCs w:val="22"/>
        </w:rPr>
        <w:t>Environmental Sciences Europe</w:t>
      </w:r>
      <w:r w:rsidRPr="00A40B7C">
        <w:rPr>
          <w:rFonts w:ascii="Times New Roman" w:hAnsi="Times New Roman" w:cs="Times New Roman"/>
          <w:sz w:val="22"/>
          <w:szCs w:val="22"/>
        </w:rPr>
        <w:t>, 32(1): 19.</w:t>
      </w:r>
    </w:p>
    <w:p w14:paraId="1B746CBB"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Dechow, P., Ge, W., &amp; Schrand, C. 2010. Understanding earnings quality: A review of the proxies, their determinants and their consequences. </w:t>
      </w:r>
      <w:r w:rsidRPr="00A40B7C">
        <w:rPr>
          <w:rFonts w:ascii="Times New Roman" w:hAnsi="Times New Roman" w:cs="Times New Roman"/>
          <w:b/>
          <w:i/>
          <w:sz w:val="22"/>
          <w:szCs w:val="22"/>
        </w:rPr>
        <w:t>Journal of Accounting and Economics</w:t>
      </w:r>
      <w:r w:rsidRPr="00A40B7C">
        <w:rPr>
          <w:rFonts w:ascii="Times New Roman" w:hAnsi="Times New Roman" w:cs="Times New Roman"/>
          <w:sz w:val="22"/>
          <w:szCs w:val="22"/>
        </w:rPr>
        <w:t>, 50(2): 344–401.</w:t>
      </w:r>
    </w:p>
    <w:p w14:paraId="5C7C104F"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Dechow, P. M., Hutton, A. P., Kim, J. H., &amp; Sloan, R. G. 2012. Detecting Earnings Management: A New Approach. </w:t>
      </w:r>
      <w:r w:rsidRPr="00A40B7C">
        <w:rPr>
          <w:rFonts w:ascii="Times New Roman" w:hAnsi="Times New Roman" w:cs="Times New Roman"/>
          <w:b/>
          <w:i/>
          <w:sz w:val="22"/>
          <w:szCs w:val="22"/>
        </w:rPr>
        <w:t>Journal of Accounting Research</w:t>
      </w:r>
      <w:r w:rsidRPr="00A40B7C">
        <w:rPr>
          <w:rFonts w:ascii="Times New Roman" w:hAnsi="Times New Roman" w:cs="Times New Roman"/>
          <w:sz w:val="22"/>
          <w:szCs w:val="22"/>
        </w:rPr>
        <w:t>, 50(2): 275–334.</w:t>
      </w:r>
    </w:p>
    <w:p w14:paraId="1E8A8064"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Dechow, P. M., Sloan, R. G., &amp; Sweeney, A. P. 1995. Detecting Earnings Management. </w:t>
      </w:r>
      <w:r w:rsidRPr="00A40B7C">
        <w:rPr>
          <w:rFonts w:ascii="Times New Roman" w:hAnsi="Times New Roman" w:cs="Times New Roman"/>
          <w:b/>
          <w:i/>
          <w:sz w:val="22"/>
          <w:szCs w:val="22"/>
        </w:rPr>
        <w:t>The Accounting Review</w:t>
      </w:r>
      <w:r w:rsidRPr="00A40B7C">
        <w:rPr>
          <w:rFonts w:ascii="Times New Roman" w:hAnsi="Times New Roman" w:cs="Times New Roman"/>
          <w:sz w:val="22"/>
          <w:szCs w:val="22"/>
        </w:rPr>
        <w:t>, 70(2): 193–225.</w:t>
      </w:r>
    </w:p>
    <w:p w14:paraId="426C4010"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Dechow, P. M., Sloan, R. G., &amp; Sweeney, A. P. 1996. Causes and Consequences of Earnings Manipulation: An Analysis of Firms Subject to Enforcement Actions by the SEC*. </w:t>
      </w:r>
      <w:r w:rsidRPr="00A40B7C">
        <w:rPr>
          <w:rFonts w:ascii="Times New Roman" w:hAnsi="Times New Roman" w:cs="Times New Roman"/>
          <w:b/>
          <w:i/>
          <w:sz w:val="22"/>
          <w:szCs w:val="22"/>
        </w:rPr>
        <w:t>Contemporary Accounting Research</w:t>
      </w:r>
      <w:r w:rsidRPr="00A40B7C">
        <w:rPr>
          <w:rFonts w:ascii="Times New Roman" w:hAnsi="Times New Roman" w:cs="Times New Roman"/>
          <w:sz w:val="22"/>
          <w:szCs w:val="22"/>
        </w:rPr>
        <w:t>, 13(1): 1–36.</w:t>
      </w:r>
    </w:p>
    <w:p w14:paraId="4DE28772"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Dechow, P. M., &amp; You, H. 2020. Understanding the Determinants of Analyst Target Price Implied Returns. </w:t>
      </w:r>
      <w:r w:rsidRPr="00A40B7C">
        <w:rPr>
          <w:rFonts w:ascii="Times New Roman" w:hAnsi="Times New Roman" w:cs="Times New Roman"/>
          <w:b/>
          <w:i/>
          <w:sz w:val="22"/>
          <w:szCs w:val="22"/>
        </w:rPr>
        <w:t>The Accounting Review</w:t>
      </w:r>
      <w:r w:rsidRPr="00A40B7C">
        <w:rPr>
          <w:rFonts w:ascii="Times New Roman" w:hAnsi="Times New Roman" w:cs="Times New Roman"/>
          <w:sz w:val="22"/>
          <w:szCs w:val="22"/>
        </w:rPr>
        <w:t>, 95(6): 125–149.</w:t>
      </w:r>
    </w:p>
    <w:p w14:paraId="0672EDE5"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Delmas, M. A., &amp; Burbano, V. C. 2011. The Drivers of Greenwashing. </w:t>
      </w:r>
      <w:r w:rsidRPr="00A40B7C">
        <w:rPr>
          <w:rFonts w:ascii="Times New Roman" w:hAnsi="Times New Roman" w:cs="Times New Roman"/>
          <w:b/>
          <w:i/>
          <w:sz w:val="22"/>
          <w:szCs w:val="22"/>
        </w:rPr>
        <w:t>California Management Review</w:t>
      </w:r>
      <w:r w:rsidRPr="00A40B7C">
        <w:rPr>
          <w:rFonts w:ascii="Times New Roman" w:hAnsi="Times New Roman" w:cs="Times New Roman"/>
          <w:sz w:val="22"/>
          <w:szCs w:val="22"/>
        </w:rPr>
        <w:t>, 54(1): 64–87.</w:t>
      </w:r>
    </w:p>
    <w:p w14:paraId="021D16A1"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Denis, D. J., Hanouna, P., &amp; Sarin, A. 2006. Is there a dark side to incentive compensation? </w:t>
      </w:r>
      <w:r w:rsidRPr="00A40B7C">
        <w:rPr>
          <w:rFonts w:ascii="Times New Roman" w:hAnsi="Times New Roman" w:cs="Times New Roman"/>
          <w:b/>
          <w:i/>
          <w:sz w:val="22"/>
          <w:szCs w:val="22"/>
        </w:rPr>
        <w:t>Journal of Corporate Finance</w:t>
      </w:r>
      <w:r w:rsidRPr="00A40B7C">
        <w:rPr>
          <w:rFonts w:ascii="Times New Roman" w:hAnsi="Times New Roman" w:cs="Times New Roman"/>
          <w:sz w:val="22"/>
          <w:szCs w:val="22"/>
        </w:rPr>
        <w:t>, 12(3): 467–488.</w:t>
      </w:r>
    </w:p>
    <w:p w14:paraId="30F9C6F3"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Durand, R., Hawn, O., &amp; Ioannou, I. 2019. Willing and Able: A General Model of Organizational Responses to Normative Pressures. </w:t>
      </w:r>
      <w:r w:rsidRPr="00A40B7C">
        <w:rPr>
          <w:rFonts w:ascii="Times New Roman" w:hAnsi="Times New Roman" w:cs="Times New Roman"/>
          <w:b/>
          <w:i/>
          <w:sz w:val="22"/>
          <w:szCs w:val="22"/>
        </w:rPr>
        <w:t>Academy of Management Review</w:t>
      </w:r>
      <w:r w:rsidRPr="00A40B7C">
        <w:rPr>
          <w:rFonts w:ascii="Times New Roman" w:hAnsi="Times New Roman" w:cs="Times New Roman"/>
          <w:sz w:val="22"/>
          <w:szCs w:val="22"/>
        </w:rPr>
        <w:t>, 44(2): 299–320.</w:t>
      </w:r>
    </w:p>
    <w:p w14:paraId="7952356A"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Effron, D. A., &amp; Monin, B. 2010. Letting People Off the Hook: When Do Good Deeds Excuse Transgressions? </w:t>
      </w:r>
      <w:r w:rsidRPr="00A40B7C">
        <w:rPr>
          <w:rFonts w:ascii="Times New Roman" w:hAnsi="Times New Roman" w:cs="Times New Roman"/>
          <w:b/>
          <w:i/>
          <w:sz w:val="22"/>
          <w:szCs w:val="22"/>
        </w:rPr>
        <w:t>Personality and Social Psychology Bulletin</w:t>
      </w:r>
      <w:r w:rsidRPr="00A40B7C">
        <w:rPr>
          <w:rFonts w:ascii="Times New Roman" w:hAnsi="Times New Roman" w:cs="Times New Roman"/>
          <w:sz w:val="22"/>
          <w:szCs w:val="22"/>
        </w:rPr>
        <w:t>, 36(12): 1618–1634.</w:t>
      </w:r>
    </w:p>
    <w:p w14:paraId="61D80BE2"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Faleye, O., &amp; Trahan, E. A. 2011. Labor-Friendly Corporate Practices: Is What is Good for Employees Good for Shareholders? </w:t>
      </w:r>
      <w:r w:rsidRPr="00A40B7C">
        <w:rPr>
          <w:rFonts w:ascii="Times New Roman" w:hAnsi="Times New Roman" w:cs="Times New Roman"/>
          <w:b/>
          <w:i/>
          <w:sz w:val="22"/>
          <w:szCs w:val="22"/>
        </w:rPr>
        <w:t>Journal of Business Ethics</w:t>
      </w:r>
      <w:r w:rsidRPr="00A40B7C">
        <w:rPr>
          <w:rFonts w:ascii="Times New Roman" w:hAnsi="Times New Roman" w:cs="Times New Roman"/>
          <w:sz w:val="22"/>
          <w:szCs w:val="22"/>
        </w:rPr>
        <w:t>, 101(1): 1–27.</w:t>
      </w:r>
    </w:p>
    <w:p w14:paraId="384CB7FE"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Flammer, C., Hong, B., &amp; Minor, D. 2019. Corporate governance and the rise of integrating corporate social responsibility criteria in executive compensation: Effectiveness and implications for firm outcomes. </w:t>
      </w:r>
      <w:r w:rsidRPr="00A40B7C">
        <w:rPr>
          <w:rFonts w:ascii="Times New Roman" w:hAnsi="Times New Roman" w:cs="Times New Roman"/>
          <w:b/>
          <w:i/>
          <w:sz w:val="22"/>
          <w:szCs w:val="22"/>
        </w:rPr>
        <w:t>Strategic Management Journal</w:t>
      </w:r>
      <w:r w:rsidRPr="00A40B7C">
        <w:rPr>
          <w:rFonts w:ascii="Times New Roman" w:hAnsi="Times New Roman" w:cs="Times New Roman"/>
          <w:sz w:val="22"/>
          <w:szCs w:val="22"/>
        </w:rPr>
        <w:t>, 40(7): 1097–1122.</w:t>
      </w:r>
    </w:p>
    <w:p w14:paraId="723B4B69"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Flammer, C., &amp; Kacperczyk, A. 2016. The Impact of Stakeholder Orientation on Innovation: Evidence from a Natural Experiment. </w:t>
      </w:r>
      <w:r w:rsidRPr="00A40B7C">
        <w:rPr>
          <w:rFonts w:ascii="Times New Roman" w:hAnsi="Times New Roman" w:cs="Times New Roman"/>
          <w:b/>
          <w:i/>
          <w:sz w:val="22"/>
          <w:szCs w:val="22"/>
        </w:rPr>
        <w:t>Management Science</w:t>
      </w:r>
      <w:r w:rsidRPr="00A40B7C">
        <w:rPr>
          <w:rFonts w:ascii="Times New Roman" w:hAnsi="Times New Roman" w:cs="Times New Roman"/>
          <w:sz w:val="22"/>
          <w:szCs w:val="22"/>
        </w:rPr>
        <w:t>, 62(7): 1982–2001.</w:t>
      </w:r>
    </w:p>
    <w:p w14:paraId="67C8E790"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Frank, K. A. 2000. Impact of a Confounding Variable on a Regression Coefficient. </w:t>
      </w:r>
      <w:r w:rsidRPr="00A40B7C">
        <w:rPr>
          <w:rFonts w:ascii="Times New Roman" w:hAnsi="Times New Roman" w:cs="Times New Roman"/>
          <w:b/>
          <w:i/>
          <w:sz w:val="22"/>
          <w:szCs w:val="22"/>
        </w:rPr>
        <w:t>Sociological Methods &amp; Research</w:t>
      </w:r>
      <w:r w:rsidRPr="00A40B7C">
        <w:rPr>
          <w:rFonts w:ascii="Times New Roman" w:hAnsi="Times New Roman" w:cs="Times New Roman"/>
          <w:sz w:val="22"/>
          <w:szCs w:val="22"/>
        </w:rPr>
        <w:t>, 29(2): 147–194.</w:t>
      </w:r>
    </w:p>
    <w:p w14:paraId="21687939"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Freeman, R. E., &amp; Reed, D. L. 1983. Stockholders and Stakeholders: A New Perspective on Corporate Governance. </w:t>
      </w:r>
      <w:r w:rsidRPr="00A40B7C">
        <w:rPr>
          <w:rFonts w:ascii="Times New Roman" w:hAnsi="Times New Roman" w:cs="Times New Roman"/>
          <w:b/>
          <w:i/>
          <w:sz w:val="22"/>
          <w:szCs w:val="22"/>
        </w:rPr>
        <w:t>California Management Review</w:t>
      </w:r>
      <w:r w:rsidRPr="00A40B7C">
        <w:rPr>
          <w:rFonts w:ascii="Times New Roman" w:hAnsi="Times New Roman" w:cs="Times New Roman"/>
          <w:sz w:val="22"/>
          <w:szCs w:val="22"/>
        </w:rPr>
        <w:t>, 25(3): 88–106.</w:t>
      </w:r>
    </w:p>
    <w:p w14:paraId="3FFF477D" w14:textId="6A0F04F2"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Friedman, M. 1970, September 13. A Friedman doctrine</w:t>
      </w:r>
      <w:r w:rsidR="003F606B" w:rsidRPr="00A40B7C">
        <w:rPr>
          <w:rFonts w:ascii="Times New Roman" w:hAnsi="Times New Roman" w:cs="Times New Roman" w:hint="eastAsia"/>
          <w:sz w:val="22"/>
          <w:szCs w:val="22"/>
        </w:rPr>
        <w:t xml:space="preserve"> </w:t>
      </w:r>
      <w:r w:rsidR="001D0F98" w:rsidRPr="00A40B7C">
        <w:rPr>
          <w:rFonts w:ascii="Times New Roman" w:hAnsi="Times New Roman" w:cs="Times New Roman" w:hint="eastAsia"/>
          <w:sz w:val="22"/>
          <w:szCs w:val="22"/>
        </w:rPr>
        <w:t>-</w:t>
      </w:r>
      <w:r w:rsidR="003F606B" w:rsidRPr="00A40B7C">
        <w:rPr>
          <w:rFonts w:ascii="Times New Roman" w:hAnsi="Times New Roman" w:cs="Times New Roman" w:hint="eastAsia"/>
          <w:sz w:val="22"/>
          <w:szCs w:val="22"/>
        </w:rPr>
        <w:t xml:space="preserve">- </w:t>
      </w:r>
      <w:r w:rsidRPr="00A40B7C">
        <w:rPr>
          <w:rFonts w:ascii="Times New Roman" w:hAnsi="Times New Roman" w:cs="Times New Roman"/>
          <w:sz w:val="22"/>
          <w:szCs w:val="22"/>
        </w:rPr>
        <w:t xml:space="preserve">The Social Responsibility of Business Is to Increase Its Profits. </w:t>
      </w:r>
      <w:r w:rsidRPr="00A40B7C">
        <w:rPr>
          <w:rFonts w:ascii="Times New Roman" w:hAnsi="Times New Roman" w:cs="Times New Roman"/>
          <w:b/>
          <w:i/>
          <w:sz w:val="22"/>
          <w:szCs w:val="22"/>
        </w:rPr>
        <w:t>The New York Times</w:t>
      </w:r>
      <w:r w:rsidRPr="00A40B7C">
        <w:rPr>
          <w:rFonts w:ascii="Times New Roman" w:hAnsi="Times New Roman" w:cs="Times New Roman"/>
          <w:sz w:val="22"/>
          <w:szCs w:val="22"/>
        </w:rPr>
        <w:t xml:space="preserve">. </w:t>
      </w:r>
    </w:p>
    <w:p w14:paraId="3F6660B3"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Fu, R., Tang, Y., &amp; Chen, G. 2020. Chief sustainability officers and corporate social (Ir)responsibility. </w:t>
      </w:r>
      <w:r w:rsidRPr="00A40B7C">
        <w:rPr>
          <w:rFonts w:ascii="Times New Roman" w:hAnsi="Times New Roman" w:cs="Times New Roman"/>
          <w:b/>
          <w:i/>
          <w:sz w:val="22"/>
          <w:szCs w:val="22"/>
        </w:rPr>
        <w:t>Strategic Management Journal</w:t>
      </w:r>
      <w:r w:rsidRPr="00A40B7C">
        <w:rPr>
          <w:rFonts w:ascii="Times New Roman" w:hAnsi="Times New Roman" w:cs="Times New Roman"/>
          <w:sz w:val="22"/>
          <w:szCs w:val="22"/>
        </w:rPr>
        <w:t>, 41(4): 656–680.</w:t>
      </w:r>
    </w:p>
    <w:p w14:paraId="55988825"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Gillingham, K., &amp; Stock, J. H. 2018. The Cost of Reducing Greenhouse Gas Emissions. </w:t>
      </w:r>
      <w:r w:rsidRPr="00A40B7C">
        <w:rPr>
          <w:rFonts w:ascii="Times New Roman" w:hAnsi="Times New Roman" w:cs="Times New Roman"/>
          <w:b/>
          <w:i/>
          <w:sz w:val="22"/>
          <w:szCs w:val="22"/>
        </w:rPr>
        <w:t>Journal of Economic Perspectives</w:t>
      </w:r>
      <w:r w:rsidRPr="00A40B7C">
        <w:rPr>
          <w:rFonts w:ascii="Times New Roman" w:hAnsi="Times New Roman" w:cs="Times New Roman"/>
          <w:sz w:val="22"/>
          <w:szCs w:val="22"/>
        </w:rPr>
        <w:t>, 32(4): 53–72.</w:t>
      </w:r>
    </w:p>
    <w:p w14:paraId="57ABDA77"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Grougiou, V., Dedoulis, E., &amp; Leventis, S. 2016. Corporate Social Responsibility Reporting and Organizational Stigma: The Case of “Sin” Industries. </w:t>
      </w:r>
      <w:r w:rsidRPr="00A40B7C">
        <w:rPr>
          <w:rFonts w:ascii="Times New Roman" w:hAnsi="Times New Roman" w:cs="Times New Roman"/>
          <w:b/>
          <w:i/>
          <w:sz w:val="22"/>
          <w:szCs w:val="22"/>
        </w:rPr>
        <w:t>Journal of Business Research</w:t>
      </w:r>
      <w:r w:rsidRPr="00A40B7C">
        <w:rPr>
          <w:rFonts w:ascii="Times New Roman" w:hAnsi="Times New Roman" w:cs="Times New Roman"/>
          <w:sz w:val="22"/>
          <w:szCs w:val="22"/>
        </w:rPr>
        <w:t>, 69(2): 905–914.</w:t>
      </w:r>
    </w:p>
    <w:p w14:paraId="76E8FE10"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Harris, O., Karl, J. B., &amp; Lawrence, E. 2019. CEO compensation and earnings management: Does gender really matters? </w:t>
      </w:r>
      <w:r w:rsidRPr="00A40B7C">
        <w:rPr>
          <w:rFonts w:ascii="Times New Roman" w:hAnsi="Times New Roman" w:cs="Times New Roman"/>
          <w:b/>
          <w:i/>
          <w:sz w:val="22"/>
          <w:szCs w:val="22"/>
        </w:rPr>
        <w:t>Journal of Business Research</w:t>
      </w:r>
      <w:r w:rsidRPr="00A40B7C">
        <w:rPr>
          <w:rFonts w:ascii="Times New Roman" w:hAnsi="Times New Roman" w:cs="Times New Roman"/>
          <w:sz w:val="22"/>
          <w:szCs w:val="22"/>
        </w:rPr>
        <w:t>, 98: 1–14.</w:t>
      </w:r>
    </w:p>
    <w:p w14:paraId="6367AF29"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Hart, S. L., &amp; Milstein, M. B. 2003. Creating sustainable value. </w:t>
      </w:r>
      <w:r w:rsidRPr="00A40B7C">
        <w:rPr>
          <w:rFonts w:ascii="Times New Roman" w:hAnsi="Times New Roman" w:cs="Times New Roman"/>
          <w:b/>
          <w:i/>
          <w:sz w:val="22"/>
          <w:szCs w:val="22"/>
        </w:rPr>
        <w:t>Academy of Management Perspectives</w:t>
      </w:r>
      <w:r w:rsidRPr="00A40B7C">
        <w:rPr>
          <w:rFonts w:ascii="Times New Roman" w:hAnsi="Times New Roman" w:cs="Times New Roman"/>
          <w:sz w:val="22"/>
          <w:szCs w:val="22"/>
        </w:rPr>
        <w:t>, 17(2): 56–67.</w:t>
      </w:r>
    </w:p>
    <w:p w14:paraId="1BB7A1C5"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lastRenderedPageBreak/>
        <w:t xml:space="preserve">Hazarika, S., Karpoff, J. M., &amp; Nahata, R. 2012. Internal corporate governance, CEO turnover, and earnings management. </w:t>
      </w:r>
      <w:r w:rsidRPr="00A40B7C">
        <w:rPr>
          <w:rFonts w:ascii="Times New Roman" w:hAnsi="Times New Roman" w:cs="Times New Roman"/>
          <w:b/>
          <w:i/>
          <w:sz w:val="22"/>
          <w:szCs w:val="22"/>
        </w:rPr>
        <w:t>Journal of Financial Economics</w:t>
      </w:r>
      <w:r w:rsidRPr="00A40B7C">
        <w:rPr>
          <w:rFonts w:ascii="Times New Roman" w:hAnsi="Times New Roman" w:cs="Times New Roman"/>
          <w:sz w:val="22"/>
          <w:szCs w:val="22"/>
        </w:rPr>
        <w:t>, 104(1): 44–69.</w:t>
      </w:r>
    </w:p>
    <w:p w14:paraId="6EC5CF4A"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Hollander, E. P. 1958. Conformity, status, and idiosyncrasy credit. </w:t>
      </w:r>
      <w:r w:rsidRPr="00A40B7C">
        <w:rPr>
          <w:rFonts w:ascii="Times New Roman" w:hAnsi="Times New Roman" w:cs="Times New Roman"/>
          <w:b/>
          <w:i/>
          <w:sz w:val="22"/>
          <w:szCs w:val="22"/>
        </w:rPr>
        <w:t>Psychological Review</w:t>
      </w:r>
      <w:r w:rsidRPr="00A40B7C">
        <w:rPr>
          <w:rFonts w:ascii="Times New Roman" w:hAnsi="Times New Roman" w:cs="Times New Roman"/>
          <w:sz w:val="22"/>
          <w:szCs w:val="22"/>
        </w:rPr>
        <w:t>, 65(2): 117–127.</w:t>
      </w:r>
    </w:p>
    <w:p w14:paraId="35AE4A16"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Hong, H., &amp; Kacperczyk, M. 2009. The price of sin: The effects of social norms on markets. </w:t>
      </w:r>
      <w:r w:rsidRPr="00A40B7C">
        <w:rPr>
          <w:rFonts w:ascii="Times New Roman" w:hAnsi="Times New Roman" w:cs="Times New Roman"/>
          <w:b/>
          <w:i/>
          <w:sz w:val="22"/>
          <w:szCs w:val="22"/>
        </w:rPr>
        <w:t>Journal of Financial Economics</w:t>
      </w:r>
      <w:r w:rsidRPr="00A40B7C">
        <w:rPr>
          <w:rFonts w:ascii="Times New Roman" w:hAnsi="Times New Roman" w:cs="Times New Roman"/>
          <w:sz w:val="22"/>
          <w:szCs w:val="22"/>
        </w:rPr>
        <w:t>, 93(1): 15–36.</w:t>
      </w:r>
    </w:p>
    <w:p w14:paraId="7A5CFFBC"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Ji, J., Huang, Z., &amp; Li, Q. 2021. Guilt and Corporate Philanthropy: The Case of the Privatization in China. </w:t>
      </w:r>
      <w:r w:rsidRPr="00A40B7C">
        <w:rPr>
          <w:rFonts w:ascii="Times New Roman" w:hAnsi="Times New Roman" w:cs="Times New Roman"/>
          <w:b/>
          <w:i/>
          <w:sz w:val="22"/>
          <w:szCs w:val="22"/>
        </w:rPr>
        <w:t>Academy of Management Journal</w:t>
      </w:r>
      <w:r w:rsidRPr="00A40B7C">
        <w:rPr>
          <w:rFonts w:ascii="Times New Roman" w:hAnsi="Times New Roman" w:cs="Times New Roman"/>
          <w:sz w:val="22"/>
          <w:szCs w:val="22"/>
        </w:rPr>
        <w:t>, 64(6): 1969–1995.</w:t>
      </w:r>
    </w:p>
    <w:p w14:paraId="5CCBD604"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Jones, T. M. 1991. Ethical Decision Making by Individuals in Organizations: An Issue-Contingent Model. </w:t>
      </w:r>
      <w:r w:rsidRPr="00A40B7C">
        <w:rPr>
          <w:rFonts w:ascii="Times New Roman" w:hAnsi="Times New Roman" w:cs="Times New Roman"/>
          <w:b/>
          <w:i/>
          <w:sz w:val="22"/>
          <w:szCs w:val="22"/>
        </w:rPr>
        <w:t>The Academy of Management Review</w:t>
      </w:r>
      <w:r w:rsidRPr="00A40B7C">
        <w:rPr>
          <w:rFonts w:ascii="Times New Roman" w:hAnsi="Times New Roman" w:cs="Times New Roman"/>
          <w:sz w:val="22"/>
          <w:szCs w:val="22"/>
        </w:rPr>
        <w:t>, 16(2): 366–395.</w:t>
      </w:r>
    </w:p>
    <w:p w14:paraId="12DE4813"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Jones, T. M. 1995. Instrumental Stakeholder Theory: A Synthesis of Ethics and Economics. </w:t>
      </w:r>
      <w:r w:rsidRPr="00A40B7C">
        <w:rPr>
          <w:rFonts w:ascii="Times New Roman" w:hAnsi="Times New Roman" w:cs="Times New Roman"/>
          <w:b/>
          <w:i/>
          <w:sz w:val="22"/>
          <w:szCs w:val="22"/>
        </w:rPr>
        <w:t>The Academy of Management Review</w:t>
      </w:r>
      <w:r w:rsidRPr="00A40B7C">
        <w:rPr>
          <w:rFonts w:ascii="Times New Roman" w:hAnsi="Times New Roman" w:cs="Times New Roman"/>
          <w:sz w:val="22"/>
          <w:szCs w:val="22"/>
        </w:rPr>
        <w:t>, 20(2): 404–437.</w:t>
      </w:r>
    </w:p>
    <w:p w14:paraId="747FB49A"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Khan, U., &amp; Dhar, R. 2006. Licensing Effect in Consumer Choice. </w:t>
      </w:r>
      <w:r w:rsidRPr="00A40B7C">
        <w:rPr>
          <w:rFonts w:ascii="Times New Roman" w:hAnsi="Times New Roman" w:cs="Times New Roman"/>
          <w:b/>
          <w:i/>
          <w:sz w:val="22"/>
          <w:szCs w:val="22"/>
        </w:rPr>
        <w:t>Journal of Marketing Research</w:t>
      </w:r>
      <w:r w:rsidRPr="00A40B7C">
        <w:rPr>
          <w:rFonts w:ascii="Times New Roman" w:hAnsi="Times New Roman" w:cs="Times New Roman"/>
          <w:sz w:val="22"/>
          <w:szCs w:val="22"/>
        </w:rPr>
        <w:t>, 43(2): 259–266.</w:t>
      </w:r>
    </w:p>
    <w:p w14:paraId="62405E85"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Kim, E.-H., &amp; Lyon, T. P. 2015. Greenwash vs. Brownwash: Exaggeration and Undue Modesty in Corporate Sustainability Disclosure. </w:t>
      </w:r>
      <w:r w:rsidRPr="00A40B7C">
        <w:rPr>
          <w:rFonts w:ascii="Times New Roman" w:hAnsi="Times New Roman" w:cs="Times New Roman"/>
          <w:b/>
          <w:i/>
          <w:sz w:val="22"/>
          <w:szCs w:val="22"/>
        </w:rPr>
        <w:t>Organization Science</w:t>
      </w:r>
      <w:r w:rsidRPr="00A40B7C">
        <w:rPr>
          <w:rFonts w:ascii="Times New Roman" w:hAnsi="Times New Roman" w:cs="Times New Roman"/>
          <w:sz w:val="22"/>
          <w:szCs w:val="22"/>
        </w:rPr>
        <w:t>, 26(3): 705–723.</w:t>
      </w:r>
    </w:p>
    <w:p w14:paraId="5A7707C8"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Klein, A. 2002. Audit committee, board of director characteristics, and earnings management. </w:t>
      </w:r>
      <w:r w:rsidRPr="00A40B7C">
        <w:rPr>
          <w:rFonts w:ascii="Times New Roman" w:hAnsi="Times New Roman" w:cs="Times New Roman"/>
          <w:b/>
          <w:i/>
          <w:sz w:val="22"/>
          <w:szCs w:val="22"/>
        </w:rPr>
        <w:t>Journal of Accounting and Economics</w:t>
      </w:r>
      <w:r w:rsidRPr="00A40B7C">
        <w:rPr>
          <w:rFonts w:ascii="Times New Roman" w:hAnsi="Times New Roman" w:cs="Times New Roman"/>
          <w:sz w:val="22"/>
          <w:szCs w:val="22"/>
        </w:rPr>
        <w:t>, 33(3): 375–400.</w:t>
      </w:r>
    </w:p>
    <w:p w14:paraId="237259FA"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Krause, R., Semadeni, M., &amp; Cannella, A. A. 2014. CEO Duality: A Review and Research Agenda. </w:t>
      </w:r>
      <w:r w:rsidRPr="00A40B7C">
        <w:rPr>
          <w:rFonts w:ascii="Times New Roman" w:hAnsi="Times New Roman" w:cs="Times New Roman"/>
          <w:b/>
          <w:i/>
          <w:sz w:val="22"/>
          <w:szCs w:val="22"/>
        </w:rPr>
        <w:t>Journal of Management</w:t>
      </w:r>
      <w:r w:rsidRPr="00A40B7C">
        <w:rPr>
          <w:rFonts w:ascii="Times New Roman" w:hAnsi="Times New Roman" w:cs="Times New Roman"/>
          <w:sz w:val="22"/>
          <w:szCs w:val="22"/>
        </w:rPr>
        <w:t>, 40(1): 256–286.</w:t>
      </w:r>
    </w:p>
    <w:p w14:paraId="74F288E2"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Larson, C. R., Sloan, R., &amp; Zha Giedt, J. 2018. Defining, measuring, and modeling accruals: A guide for researchers. </w:t>
      </w:r>
      <w:r w:rsidRPr="00A40B7C">
        <w:rPr>
          <w:rFonts w:ascii="Times New Roman" w:hAnsi="Times New Roman" w:cs="Times New Roman"/>
          <w:b/>
          <w:i/>
          <w:sz w:val="22"/>
          <w:szCs w:val="22"/>
        </w:rPr>
        <w:t>Review of Accounting Studies</w:t>
      </w:r>
      <w:r w:rsidRPr="00A40B7C">
        <w:rPr>
          <w:rFonts w:ascii="Times New Roman" w:hAnsi="Times New Roman" w:cs="Times New Roman"/>
          <w:sz w:val="22"/>
          <w:szCs w:val="22"/>
        </w:rPr>
        <w:t>, 23(3): 827–871.</w:t>
      </w:r>
    </w:p>
    <w:p w14:paraId="177A47BB"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Laux, C., &amp; Laux, V. 2009. Board Committees, CEO Compensation, and Earnings Management. </w:t>
      </w:r>
      <w:r w:rsidRPr="00A40B7C">
        <w:rPr>
          <w:rFonts w:ascii="Times New Roman" w:hAnsi="Times New Roman" w:cs="Times New Roman"/>
          <w:b/>
          <w:i/>
          <w:sz w:val="22"/>
          <w:szCs w:val="22"/>
        </w:rPr>
        <w:t>The Accounting Review</w:t>
      </w:r>
      <w:r w:rsidRPr="00A40B7C">
        <w:rPr>
          <w:rFonts w:ascii="Times New Roman" w:hAnsi="Times New Roman" w:cs="Times New Roman"/>
          <w:sz w:val="22"/>
          <w:szCs w:val="22"/>
        </w:rPr>
        <w:t>, 84(3): 869–891.</w:t>
      </w:r>
    </w:p>
    <w:p w14:paraId="491E8DB3"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Lel, U. 2019. The role of foreign institutional investors in restraining earnings management activities across countries. </w:t>
      </w:r>
      <w:r w:rsidRPr="00A40B7C">
        <w:rPr>
          <w:rFonts w:ascii="Times New Roman" w:hAnsi="Times New Roman" w:cs="Times New Roman"/>
          <w:b/>
          <w:i/>
          <w:sz w:val="22"/>
          <w:szCs w:val="22"/>
        </w:rPr>
        <w:t>Journal of International Business Studies</w:t>
      </w:r>
      <w:r w:rsidRPr="00A40B7C">
        <w:rPr>
          <w:rFonts w:ascii="Times New Roman" w:hAnsi="Times New Roman" w:cs="Times New Roman"/>
          <w:sz w:val="22"/>
          <w:szCs w:val="22"/>
        </w:rPr>
        <w:t>, 50(6): 895–922.</w:t>
      </w:r>
    </w:p>
    <w:p w14:paraId="342EF1C8"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Li, C., Tang, W., Liang, F., &amp; Wang, Z. 2024. The impact of climate change on corporate ESG performance: The role of resource misallocation in enterprises. </w:t>
      </w:r>
      <w:r w:rsidRPr="00A40B7C">
        <w:rPr>
          <w:rFonts w:ascii="Times New Roman" w:hAnsi="Times New Roman" w:cs="Times New Roman"/>
          <w:b/>
          <w:i/>
          <w:sz w:val="22"/>
          <w:szCs w:val="22"/>
        </w:rPr>
        <w:t>Journal of Cleaner Production</w:t>
      </w:r>
      <w:r w:rsidRPr="00A40B7C">
        <w:rPr>
          <w:rFonts w:ascii="Times New Roman" w:hAnsi="Times New Roman" w:cs="Times New Roman"/>
          <w:sz w:val="22"/>
          <w:szCs w:val="22"/>
        </w:rPr>
        <w:t>, 445: 141263.</w:t>
      </w:r>
    </w:p>
    <w:p w14:paraId="07FE52C3"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Li, F., &amp; Nagar, V. 2013. Diversity and Performance. </w:t>
      </w:r>
      <w:r w:rsidRPr="00A40B7C">
        <w:rPr>
          <w:rFonts w:ascii="Times New Roman" w:hAnsi="Times New Roman" w:cs="Times New Roman"/>
          <w:b/>
          <w:i/>
          <w:sz w:val="22"/>
          <w:szCs w:val="22"/>
        </w:rPr>
        <w:t>Management Science</w:t>
      </w:r>
      <w:r w:rsidRPr="00A40B7C">
        <w:rPr>
          <w:rFonts w:ascii="Times New Roman" w:hAnsi="Times New Roman" w:cs="Times New Roman"/>
          <w:sz w:val="22"/>
          <w:szCs w:val="22"/>
        </w:rPr>
        <w:t>, 59(3): 529–544.</w:t>
      </w:r>
    </w:p>
    <w:p w14:paraId="42B9B2CB"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Lyon, T. P., &amp; Maxwell, J. W. 2011. Greenwash: Corporate Environmental Disclosure under Threat of Audit. </w:t>
      </w:r>
      <w:r w:rsidRPr="00A40B7C">
        <w:rPr>
          <w:rFonts w:ascii="Times New Roman" w:hAnsi="Times New Roman" w:cs="Times New Roman"/>
          <w:b/>
          <w:i/>
          <w:sz w:val="22"/>
          <w:szCs w:val="22"/>
        </w:rPr>
        <w:t>Journal of Economics &amp; Management Strategy</w:t>
      </w:r>
      <w:r w:rsidRPr="00A40B7C">
        <w:rPr>
          <w:rFonts w:ascii="Times New Roman" w:hAnsi="Times New Roman" w:cs="Times New Roman"/>
          <w:sz w:val="22"/>
          <w:szCs w:val="22"/>
        </w:rPr>
        <w:t>, 20(1): 3–41.</w:t>
      </w:r>
    </w:p>
    <w:p w14:paraId="690CF92C"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Lyon, T. P., &amp; Montgomery, A. W. 2015. The Means and End of Greenwash. </w:t>
      </w:r>
      <w:r w:rsidRPr="00A40B7C">
        <w:rPr>
          <w:rFonts w:ascii="Times New Roman" w:hAnsi="Times New Roman" w:cs="Times New Roman"/>
          <w:b/>
          <w:i/>
          <w:sz w:val="22"/>
          <w:szCs w:val="22"/>
        </w:rPr>
        <w:t>Organization &amp; Environment</w:t>
      </w:r>
      <w:r w:rsidRPr="00A40B7C">
        <w:rPr>
          <w:rFonts w:ascii="Times New Roman" w:hAnsi="Times New Roman" w:cs="Times New Roman"/>
          <w:sz w:val="22"/>
          <w:szCs w:val="22"/>
        </w:rPr>
        <w:t>, 28(2): 223–249.</w:t>
      </w:r>
    </w:p>
    <w:p w14:paraId="31C00E9D"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Marquis, C., &amp; Qian, C. 2014. Corporate Social Responsibility Reporting in China: Symbol or Substance? </w:t>
      </w:r>
      <w:r w:rsidRPr="00A40B7C">
        <w:rPr>
          <w:rFonts w:ascii="Times New Roman" w:hAnsi="Times New Roman" w:cs="Times New Roman"/>
          <w:b/>
          <w:i/>
          <w:sz w:val="22"/>
          <w:szCs w:val="22"/>
        </w:rPr>
        <w:t>Organization Science</w:t>
      </w:r>
      <w:r w:rsidRPr="00A40B7C">
        <w:rPr>
          <w:rFonts w:ascii="Times New Roman" w:hAnsi="Times New Roman" w:cs="Times New Roman"/>
          <w:sz w:val="22"/>
          <w:szCs w:val="22"/>
        </w:rPr>
        <w:t>, 25(1): 127–148.</w:t>
      </w:r>
    </w:p>
    <w:p w14:paraId="2FFD59A7"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Marquis, C., Toffel, M. W., &amp; Zhou, Y. 2016. Scrutiny, Norms, and Selective Disclosure: A Global Study of Greenwashing. </w:t>
      </w:r>
      <w:r w:rsidRPr="00A40B7C">
        <w:rPr>
          <w:rFonts w:ascii="Times New Roman" w:hAnsi="Times New Roman" w:cs="Times New Roman"/>
          <w:b/>
          <w:i/>
          <w:sz w:val="22"/>
          <w:szCs w:val="22"/>
        </w:rPr>
        <w:t>Organization Science</w:t>
      </w:r>
      <w:r w:rsidRPr="00A40B7C">
        <w:rPr>
          <w:rFonts w:ascii="Times New Roman" w:hAnsi="Times New Roman" w:cs="Times New Roman"/>
          <w:sz w:val="22"/>
          <w:szCs w:val="22"/>
        </w:rPr>
        <w:t>, 27(2): 483–504.</w:t>
      </w:r>
    </w:p>
    <w:p w14:paraId="2565337C"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Matsumura, E. M., Prakash, R., &amp; Vera-Muñoz, S. C. 2014. Firm-Value Effects of Carbon Emissions and Carbon Disclosures. </w:t>
      </w:r>
      <w:r w:rsidRPr="00A40B7C">
        <w:rPr>
          <w:rFonts w:ascii="Times New Roman" w:hAnsi="Times New Roman" w:cs="Times New Roman"/>
          <w:b/>
          <w:i/>
          <w:sz w:val="22"/>
          <w:szCs w:val="22"/>
        </w:rPr>
        <w:t>The Accounting Review</w:t>
      </w:r>
      <w:r w:rsidRPr="00A40B7C">
        <w:rPr>
          <w:rFonts w:ascii="Times New Roman" w:hAnsi="Times New Roman" w:cs="Times New Roman"/>
          <w:sz w:val="22"/>
          <w:szCs w:val="22"/>
        </w:rPr>
        <w:t>, 89(2): 695–724.</w:t>
      </w:r>
    </w:p>
    <w:p w14:paraId="3674F164"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Matten, D., &amp; Moon, J. 2008. “Implicit” and “Explicit” CSR: A Conceptual Framework for a Comparative Understanding of Corporate Social Responsibility. </w:t>
      </w:r>
      <w:r w:rsidRPr="00A40B7C">
        <w:rPr>
          <w:rFonts w:ascii="Times New Roman" w:hAnsi="Times New Roman" w:cs="Times New Roman"/>
          <w:b/>
          <w:i/>
          <w:sz w:val="22"/>
          <w:szCs w:val="22"/>
        </w:rPr>
        <w:t>Academy of Management Review</w:t>
      </w:r>
      <w:r w:rsidRPr="00A40B7C">
        <w:rPr>
          <w:rFonts w:ascii="Times New Roman" w:hAnsi="Times New Roman" w:cs="Times New Roman"/>
          <w:sz w:val="22"/>
          <w:szCs w:val="22"/>
        </w:rPr>
        <w:t>, 33(2): 404–424.</w:t>
      </w:r>
    </w:p>
    <w:p w14:paraId="3F5D5EE6"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McWilliams, A., &amp; Siegel, D. 2001. Corporate Social Responsibility: A Theory of the Firm Perspective. </w:t>
      </w:r>
      <w:r w:rsidRPr="00A40B7C">
        <w:rPr>
          <w:rFonts w:ascii="Times New Roman" w:hAnsi="Times New Roman" w:cs="Times New Roman"/>
          <w:b/>
          <w:i/>
          <w:sz w:val="22"/>
          <w:szCs w:val="22"/>
        </w:rPr>
        <w:t>The Academy of Management Review</w:t>
      </w:r>
      <w:r w:rsidRPr="00A40B7C">
        <w:rPr>
          <w:rFonts w:ascii="Times New Roman" w:hAnsi="Times New Roman" w:cs="Times New Roman"/>
          <w:sz w:val="22"/>
          <w:szCs w:val="22"/>
        </w:rPr>
        <w:t>, 26(1): 117–127.</w:t>
      </w:r>
    </w:p>
    <w:p w14:paraId="7C0E61A9"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Merritt, A. C., Effron, D. A., &amp; Monin, B. 2010. Moral Self-Licensing: When Being Good Frees Us to Be Bad. </w:t>
      </w:r>
      <w:r w:rsidRPr="00A40B7C">
        <w:rPr>
          <w:rFonts w:ascii="Times New Roman" w:hAnsi="Times New Roman" w:cs="Times New Roman"/>
          <w:b/>
          <w:i/>
          <w:sz w:val="22"/>
          <w:szCs w:val="22"/>
        </w:rPr>
        <w:t>Social and Personality Psychology Compass</w:t>
      </w:r>
      <w:r w:rsidRPr="00A40B7C">
        <w:rPr>
          <w:rFonts w:ascii="Times New Roman" w:hAnsi="Times New Roman" w:cs="Times New Roman"/>
          <w:sz w:val="22"/>
          <w:szCs w:val="22"/>
        </w:rPr>
        <w:t>, 4(5): 344–357.</w:t>
      </w:r>
    </w:p>
    <w:p w14:paraId="4EC594DE"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Meyer, J. W., &amp; Rowan, B. 1977. Institutionalized Organizations: Formal Structure as Myth and Ceremony. </w:t>
      </w:r>
      <w:r w:rsidRPr="00A40B7C">
        <w:rPr>
          <w:rFonts w:ascii="Times New Roman" w:hAnsi="Times New Roman" w:cs="Times New Roman"/>
          <w:b/>
          <w:i/>
          <w:sz w:val="22"/>
          <w:szCs w:val="22"/>
        </w:rPr>
        <w:t>American Journal of Sociology</w:t>
      </w:r>
      <w:r w:rsidRPr="00A40B7C">
        <w:rPr>
          <w:rFonts w:ascii="Times New Roman" w:hAnsi="Times New Roman" w:cs="Times New Roman"/>
          <w:sz w:val="22"/>
          <w:szCs w:val="22"/>
        </w:rPr>
        <w:t>, 83(2): 340–363.</w:t>
      </w:r>
    </w:p>
    <w:p w14:paraId="0CECE7E3"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Mitchell, R. K., Agle, B. R., &amp; Wood, D. J. 1997. Toward a Theory of Stakeholder Identification and Salience: Defining the Principle of Who and What Really Counts. </w:t>
      </w:r>
      <w:r w:rsidRPr="00A40B7C">
        <w:rPr>
          <w:rFonts w:ascii="Times New Roman" w:hAnsi="Times New Roman" w:cs="Times New Roman"/>
          <w:b/>
          <w:i/>
          <w:sz w:val="22"/>
          <w:szCs w:val="22"/>
        </w:rPr>
        <w:t>The Academy of Management Review</w:t>
      </w:r>
      <w:r w:rsidRPr="00A40B7C">
        <w:rPr>
          <w:rFonts w:ascii="Times New Roman" w:hAnsi="Times New Roman" w:cs="Times New Roman"/>
          <w:sz w:val="22"/>
          <w:szCs w:val="22"/>
        </w:rPr>
        <w:t>, 22(4): 853–886.</w:t>
      </w:r>
    </w:p>
    <w:p w14:paraId="77889DC4"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lastRenderedPageBreak/>
        <w:t xml:space="preserve">Monin, B., &amp; Miller, D. T. 2001. Moral credentials and the expression of prejudice. </w:t>
      </w:r>
      <w:r w:rsidRPr="00A40B7C">
        <w:rPr>
          <w:rFonts w:ascii="Times New Roman" w:hAnsi="Times New Roman" w:cs="Times New Roman"/>
          <w:b/>
          <w:i/>
          <w:sz w:val="22"/>
          <w:szCs w:val="22"/>
        </w:rPr>
        <w:t>Journal of Personality and Social Psychology</w:t>
      </w:r>
      <w:r w:rsidRPr="00A40B7C">
        <w:rPr>
          <w:rFonts w:ascii="Times New Roman" w:hAnsi="Times New Roman" w:cs="Times New Roman"/>
          <w:sz w:val="22"/>
          <w:szCs w:val="22"/>
        </w:rPr>
        <w:t>, 81(1): 33–43.</w:t>
      </w:r>
    </w:p>
    <w:p w14:paraId="4F197225"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Morrison, E. W., &amp; Milliken, F. J. 2000. Organizational Silence: A Barrier to Change and Development in a Pluralistic World. </w:t>
      </w:r>
      <w:r w:rsidRPr="00A40B7C">
        <w:rPr>
          <w:rFonts w:ascii="Times New Roman" w:hAnsi="Times New Roman" w:cs="Times New Roman"/>
          <w:b/>
          <w:i/>
          <w:sz w:val="22"/>
          <w:szCs w:val="22"/>
        </w:rPr>
        <w:t>Academy of Management Review</w:t>
      </w:r>
      <w:r w:rsidRPr="00A40B7C">
        <w:rPr>
          <w:rFonts w:ascii="Times New Roman" w:hAnsi="Times New Roman" w:cs="Times New Roman"/>
          <w:sz w:val="22"/>
          <w:szCs w:val="22"/>
        </w:rPr>
        <w:t>, 25(4): 706–725.</w:t>
      </w:r>
    </w:p>
    <w:p w14:paraId="1E3CDEB8" w14:textId="21FE5D65"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Munk, C. W. 2024, April 17. How to Make Climate Progress: Tie It to CEO Pay. </w:t>
      </w:r>
      <w:r w:rsidR="007F01E2" w:rsidRPr="00A40B7C">
        <w:rPr>
          <w:rFonts w:ascii="Times New Roman" w:hAnsi="Times New Roman" w:cs="Times New Roman" w:hint="eastAsia"/>
          <w:b/>
          <w:i/>
          <w:sz w:val="22"/>
          <w:szCs w:val="22"/>
        </w:rPr>
        <w:t xml:space="preserve">Wall  </w:t>
      </w:r>
      <w:r w:rsidR="00736701" w:rsidRPr="00A40B7C">
        <w:rPr>
          <w:rFonts w:ascii="Times New Roman" w:hAnsi="Times New Roman" w:cs="Times New Roman" w:hint="eastAsia"/>
          <w:b/>
          <w:i/>
          <w:sz w:val="22"/>
          <w:szCs w:val="22"/>
        </w:rPr>
        <w:t>Street Journal</w:t>
      </w:r>
      <w:r w:rsidRPr="00A40B7C">
        <w:rPr>
          <w:rFonts w:ascii="Times New Roman" w:hAnsi="Times New Roman" w:cs="Times New Roman"/>
          <w:sz w:val="22"/>
          <w:szCs w:val="22"/>
        </w:rPr>
        <w:t>.</w:t>
      </w:r>
      <w:r w:rsidR="00736701" w:rsidRPr="00A40B7C">
        <w:rPr>
          <w:rFonts w:ascii="Times New Roman" w:hAnsi="Times New Roman" w:cs="Times New Roman" w:hint="eastAsia"/>
          <w:sz w:val="22"/>
          <w:szCs w:val="22"/>
        </w:rPr>
        <w:t xml:space="preserve"> Retrieved from</w:t>
      </w:r>
      <w:r w:rsidRPr="00A40B7C">
        <w:rPr>
          <w:rFonts w:ascii="Times New Roman" w:hAnsi="Times New Roman" w:cs="Times New Roman"/>
          <w:sz w:val="22"/>
          <w:szCs w:val="22"/>
        </w:rPr>
        <w:t xml:space="preserve"> https://www.wsj.com/business/climate-change-progress-ceo-pay-companies-4ec912e3</w:t>
      </w:r>
    </w:p>
    <w:p w14:paraId="2038F430"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Nardi, L. 2022. The Corporate Social Responsibility Price Premium as an Enabler of Substantive CSR. </w:t>
      </w:r>
      <w:r w:rsidRPr="00A40B7C">
        <w:rPr>
          <w:rFonts w:ascii="Times New Roman" w:hAnsi="Times New Roman" w:cs="Times New Roman"/>
          <w:b/>
          <w:i/>
          <w:sz w:val="22"/>
          <w:szCs w:val="22"/>
        </w:rPr>
        <w:t>Academy of Management Review</w:t>
      </w:r>
      <w:r w:rsidRPr="00A40B7C">
        <w:rPr>
          <w:rFonts w:ascii="Times New Roman" w:hAnsi="Times New Roman" w:cs="Times New Roman"/>
          <w:sz w:val="22"/>
          <w:szCs w:val="22"/>
        </w:rPr>
        <w:t>, 47(2): 282–308.</w:t>
      </w:r>
    </w:p>
    <w:p w14:paraId="43FCA9E2"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Ni, X. 2020. Does stakeholder orientation matter for earnings management: Evidence from non-shareholder constituency statutes. </w:t>
      </w:r>
      <w:r w:rsidRPr="00A40B7C">
        <w:rPr>
          <w:rFonts w:ascii="Times New Roman" w:hAnsi="Times New Roman" w:cs="Times New Roman"/>
          <w:b/>
          <w:i/>
          <w:sz w:val="22"/>
          <w:szCs w:val="22"/>
        </w:rPr>
        <w:t>Journal of Corporate Finance</w:t>
      </w:r>
      <w:r w:rsidRPr="00A40B7C">
        <w:rPr>
          <w:rFonts w:ascii="Times New Roman" w:hAnsi="Times New Roman" w:cs="Times New Roman"/>
          <w:sz w:val="22"/>
          <w:szCs w:val="22"/>
        </w:rPr>
        <w:t>, 62: 101606.</w:t>
      </w:r>
    </w:p>
    <w:p w14:paraId="4F0E11C7"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O’brien, R. M. 2007. A Caution Regarding Rules of Thumb for Variance Inflation Factors. </w:t>
      </w:r>
      <w:r w:rsidRPr="00A40B7C">
        <w:rPr>
          <w:rFonts w:ascii="Times New Roman" w:hAnsi="Times New Roman" w:cs="Times New Roman"/>
          <w:b/>
          <w:i/>
          <w:sz w:val="22"/>
          <w:szCs w:val="22"/>
        </w:rPr>
        <w:t>Quality &amp; Quantity</w:t>
      </w:r>
      <w:r w:rsidRPr="00A40B7C">
        <w:rPr>
          <w:rFonts w:ascii="Times New Roman" w:hAnsi="Times New Roman" w:cs="Times New Roman"/>
          <w:sz w:val="22"/>
          <w:szCs w:val="22"/>
        </w:rPr>
        <w:t>, 41(5): 673–690.</w:t>
      </w:r>
    </w:p>
    <w:p w14:paraId="69CCCE7D"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Ortiz-de-Mandojana, N., &amp; Bansal, P. 2016. The long-term benefits of organizational resilience through sustainable business practices: The Long-Term Benefits of Sustainable Business Practices. </w:t>
      </w:r>
      <w:r w:rsidRPr="00A40B7C">
        <w:rPr>
          <w:rFonts w:ascii="Times New Roman" w:hAnsi="Times New Roman" w:cs="Times New Roman"/>
          <w:b/>
          <w:i/>
          <w:sz w:val="22"/>
          <w:szCs w:val="22"/>
        </w:rPr>
        <w:t>Strategic Management Journal</w:t>
      </w:r>
      <w:r w:rsidRPr="00A40B7C">
        <w:rPr>
          <w:rFonts w:ascii="Times New Roman" w:hAnsi="Times New Roman" w:cs="Times New Roman"/>
          <w:sz w:val="22"/>
          <w:szCs w:val="22"/>
        </w:rPr>
        <w:t>, 37(8): 1615–1631.</w:t>
      </w:r>
    </w:p>
    <w:p w14:paraId="711A9163"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Porter, M. E., &amp; Kramer, M. R. 2006. Strategy &amp; Society: The Link Between Competitive Advantage and Corporate Social Responsibility. </w:t>
      </w:r>
      <w:r w:rsidRPr="00A40B7C">
        <w:rPr>
          <w:rFonts w:ascii="Times New Roman" w:hAnsi="Times New Roman" w:cs="Times New Roman"/>
          <w:b/>
          <w:i/>
          <w:sz w:val="22"/>
          <w:szCs w:val="22"/>
        </w:rPr>
        <w:t>Harvard Business Review</w:t>
      </w:r>
      <w:r w:rsidRPr="00A40B7C">
        <w:rPr>
          <w:rFonts w:ascii="Times New Roman" w:hAnsi="Times New Roman" w:cs="Times New Roman"/>
          <w:sz w:val="22"/>
          <w:szCs w:val="22"/>
        </w:rPr>
        <w:t>, 84(12): 78–92.</w:t>
      </w:r>
    </w:p>
    <w:p w14:paraId="23486619"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Rajgopal, S., &amp; Tantri, P. 2023. Does a Government Mandate Crowd Out Voluntary Corporate Social Responsibility? Evidence from India. </w:t>
      </w:r>
      <w:r w:rsidRPr="00A40B7C">
        <w:rPr>
          <w:rFonts w:ascii="Times New Roman" w:hAnsi="Times New Roman" w:cs="Times New Roman"/>
          <w:b/>
          <w:i/>
          <w:sz w:val="22"/>
          <w:szCs w:val="22"/>
        </w:rPr>
        <w:t>Journal of Accounting Research</w:t>
      </w:r>
      <w:r w:rsidRPr="00A40B7C">
        <w:rPr>
          <w:rFonts w:ascii="Times New Roman" w:hAnsi="Times New Roman" w:cs="Times New Roman"/>
          <w:sz w:val="22"/>
          <w:szCs w:val="22"/>
        </w:rPr>
        <w:t>, 61(1): 415–447.</w:t>
      </w:r>
    </w:p>
    <w:p w14:paraId="2B818C8C"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Ramchander, S., Schwebach, R. G., &amp; Staking, K. 2012. The informational relevance of corporate social responsibility: Evidence from DS400 index reconstitutions. </w:t>
      </w:r>
      <w:r w:rsidRPr="00A40B7C">
        <w:rPr>
          <w:rFonts w:ascii="Times New Roman" w:hAnsi="Times New Roman" w:cs="Times New Roman"/>
          <w:b/>
          <w:i/>
          <w:sz w:val="22"/>
          <w:szCs w:val="22"/>
        </w:rPr>
        <w:t>Strategic Management Journal</w:t>
      </w:r>
      <w:r w:rsidRPr="00A40B7C">
        <w:rPr>
          <w:rFonts w:ascii="Times New Roman" w:hAnsi="Times New Roman" w:cs="Times New Roman"/>
          <w:sz w:val="22"/>
          <w:szCs w:val="22"/>
        </w:rPr>
        <w:t>, 33(3): 303–314.</w:t>
      </w:r>
    </w:p>
    <w:p w14:paraId="23F9AAEE"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Ramus, C. A., &amp; Montiel, I. 2005. When Are Corporate Environmental Policies a Form of Greenwashing? </w:t>
      </w:r>
      <w:r w:rsidRPr="00A40B7C">
        <w:rPr>
          <w:rFonts w:ascii="Times New Roman" w:hAnsi="Times New Roman" w:cs="Times New Roman"/>
          <w:b/>
          <w:i/>
          <w:sz w:val="22"/>
          <w:szCs w:val="22"/>
        </w:rPr>
        <w:t>Business &amp; Society</w:t>
      </w:r>
      <w:r w:rsidRPr="00A40B7C">
        <w:rPr>
          <w:rFonts w:ascii="Times New Roman" w:hAnsi="Times New Roman" w:cs="Times New Roman"/>
          <w:sz w:val="22"/>
          <w:szCs w:val="22"/>
        </w:rPr>
        <w:t>, 44(4): 377–414.</w:t>
      </w:r>
    </w:p>
    <w:p w14:paraId="3C1F3EA8"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Rangan, K., Chase, L., &amp; Karim, S. 2015. The truth about CSR. </w:t>
      </w:r>
      <w:r w:rsidRPr="00A40B7C">
        <w:rPr>
          <w:rFonts w:ascii="Times New Roman" w:hAnsi="Times New Roman" w:cs="Times New Roman"/>
          <w:b/>
          <w:i/>
          <w:sz w:val="22"/>
          <w:szCs w:val="22"/>
        </w:rPr>
        <w:t>Harvard Business Review</w:t>
      </w:r>
      <w:r w:rsidRPr="00A40B7C">
        <w:rPr>
          <w:rFonts w:ascii="Times New Roman" w:hAnsi="Times New Roman" w:cs="Times New Roman"/>
          <w:sz w:val="22"/>
          <w:szCs w:val="22"/>
        </w:rPr>
        <w:t>, 93(1/2): 40–49.</w:t>
      </w:r>
    </w:p>
    <w:p w14:paraId="15B396D7"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Roychowdhury, S. 2006. Earnings management through real activities manipulation. </w:t>
      </w:r>
      <w:r w:rsidRPr="00A40B7C">
        <w:rPr>
          <w:rFonts w:ascii="Times New Roman" w:hAnsi="Times New Roman" w:cs="Times New Roman"/>
          <w:b/>
          <w:i/>
          <w:sz w:val="22"/>
          <w:szCs w:val="22"/>
        </w:rPr>
        <w:t>Journal of Accounting and Economics</w:t>
      </w:r>
      <w:r w:rsidRPr="00A40B7C">
        <w:rPr>
          <w:rFonts w:ascii="Times New Roman" w:hAnsi="Times New Roman" w:cs="Times New Roman"/>
          <w:sz w:val="22"/>
          <w:szCs w:val="22"/>
        </w:rPr>
        <w:t>, 42(3): 335–370.</w:t>
      </w:r>
    </w:p>
    <w:p w14:paraId="25AE677C"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Sautner, Z., Van Lent, L., Vilkov, G., &amp; Zhang, R. 2023. Firm-Level Climate Change Exposure. </w:t>
      </w:r>
      <w:r w:rsidRPr="00A40B7C">
        <w:rPr>
          <w:rFonts w:ascii="Times New Roman" w:hAnsi="Times New Roman" w:cs="Times New Roman"/>
          <w:b/>
          <w:i/>
          <w:sz w:val="22"/>
          <w:szCs w:val="22"/>
        </w:rPr>
        <w:t>The Journal of Finance</w:t>
      </w:r>
      <w:r w:rsidRPr="00A40B7C">
        <w:rPr>
          <w:rFonts w:ascii="Times New Roman" w:hAnsi="Times New Roman" w:cs="Times New Roman"/>
          <w:sz w:val="22"/>
          <w:szCs w:val="22"/>
        </w:rPr>
        <w:t>, 78(3): 1449–1498.</w:t>
      </w:r>
    </w:p>
    <w:p w14:paraId="2EC4CE6C"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Sharkey, A. J., &amp; Bromley, P. 2015. Can Ratings Have Indirect Effects? Evidence from the Organizational Response to Peers’ Environmental Ratings. </w:t>
      </w:r>
      <w:r w:rsidRPr="00A40B7C">
        <w:rPr>
          <w:rFonts w:ascii="Times New Roman" w:hAnsi="Times New Roman" w:cs="Times New Roman"/>
          <w:b/>
          <w:i/>
          <w:sz w:val="22"/>
          <w:szCs w:val="22"/>
        </w:rPr>
        <w:t>American Sociological Review</w:t>
      </w:r>
      <w:r w:rsidRPr="00A40B7C">
        <w:rPr>
          <w:rFonts w:ascii="Times New Roman" w:hAnsi="Times New Roman" w:cs="Times New Roman"/>
          <w:sz w:val="22"/>
          <w:szCs w:val="22"/>
        </w:rPr>
        <w:t>, 80(1): 63–91.</w:t>
      </w:r>
    </w:p>
    <w:p w14:paraId="4F2FDEEC"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Shin, H., Ellinger, A. E., Nolan, H. H., DeCoster, T. D., &amp; Lane, F. 2018. An Assessment of the Association Between Renewable Energy Utilization and Firm Financial Performance. </w:t>
      </w:r>
      <w:r w:rsidRPr="00A40B7C">
        <w:rPr>
          <w:rFonts w:ascii="Times New Roman" w:hAnsi="Times New Roman" w:cs="Times New Roman"/>
          <w:b/>
          <w:i/>
          <w:sz w:val="22"/>
          <w:szCs w:val="22"/>
        </w:rPr>
        <w:t>Journal of Business Ethics</w:t>
      </w:r>
      <w:r w:rsidRPr="00A40B7C">
        <w:rPr>
          <w:rFonts w:ascii="Times New Roman" w:hAnsi="Times New Roman" w:cs="Times New Roman"/>
          <w:sz w:val="22"/>
          <w:szCs w:val="22"/>
        </w:rPr>
        <w:t>, 151(4): 1121–1138.</w:t>
      </w:r>
    </w:p>
    <w:p w14:paraId="7A87EDD4"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Sloan, R. G. 1996. Do Stock Prices Fully Reflect Information in Accruals and Cash Flows about Future Earnings? </w:t>
      </w:r>
      <w:r w:rsidRPr="00A40B7C">
        <w:rPr>
          <w:rFonts w:ascii="Times New Roman" w:hAnsi="Times New Roman" w:cs="Times New Roman"/>
          <w:b/>
          <w:i/>
          <w:sz w:val="22"/>
          <w:szCs w:val="22"/>
        </w:rPr>
        <w:t>The Accounting Review</w:t>
      </w:r>
      <w:r w:rsidRPr="00A40B7C">
        <w:rPr>
          <w:rFonts w:ascii="Times New Roman" w:hAnsi="Times New Roman" w:cs="Times New Roman"/>
          <w:sz w:val="22"/>
          <w:szCs w:val="22"/>
        </w:rPr>
        <w:t>, 71(3): 289–315.</w:t>
      </w:r>
    </w:p>
    <w:p w14:paraId="4BBBE603"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Smets, M., Morris, T., &amp; Greenwood, R. 2012. From Practice to Field: A Multilevel Model of Practice-Driven Institutional Change. </w:t>
      </w:r>
      <w:r w:rsidRPr="00A40B7C">
        <w:rPr>
          <w:rFonts w:ascii="Times New Roman" w:hAnsi="Times New Roman" w:cs="Times New Roman"/>
          <w:b/>
          <w:i/>
          <w:sz w:val="22"/>
          <w:szCs w:val="22"/>
        </w:rPr>
        <w:t>Academy of Management Journal</w:t>
      </w:r>
      <w:r w:rsidRPr="00A40B7C">
        <w:rPr>
          <w:rFonts w:ascii="Times New Roman" w:hAnsi="Times New Roman" w:cs="Times New Roman"/>
          <w:sz w:val="22"/>
          <w:szCs w:val="22"/>
        </w:rPr>
        <w:t>, 55(4): 877–904.</w:t>
      </w:r>
    </w:p>
    <w:p w14:paraId="0273CEA5"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Smith, I. A. 2013. On Explaining Individual and Corporate Culpability in the Global Climate Change Era. </w:t>
      </w:r>
      <w:r w:rsidRPr="00A40B7C">
        <w:rPr>
          <w:rFonts w:ascii="Times New Roman" w:hAnsi="Times New Roman" w:cs="Times New Roman"/>
          <w:b/>
          <w:i/>
          <w:sz w:val="22"/>
          <w:szCs w:val="22"/>
        </w:rPr>
        <w:t>Journal of Business Ethics</w:t>
      </w:r>
      <w:r w:rsidRPr="00A40B7C">
        <w:rPr>
          <w:rFonts w:ascii="Times New Roman" w:hAnsi="Times New Roman" w:cs="Times New Roman"/>
          <w:sz w:val="22"/>
          <w:szCs w:val="22"/>
        </w:rPr>
        <w:t>, 112(4): 551–558.</w:t>
      </w:r>
    </w:p>
    <w:p w14:paraId="2FCB4358"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Sprinkle, G. B., &amp; Maines, L. A. 2010. The benefits and costs of corporate social responsibility. </w:t>
      </w:r>
      <w:r w:rsidRPr="00A40B7C">
        <w:rPr>
          <w:rFonts w:ascii="Times New Roman" w:hAnsi="Times New Roman" w:cs="Times New Roman"/>
          <w:b/>
          <w:i/>
          <w:sz w:val="22"/>
          <w:szCs w:val="22"/>
        </w:rPr>
        <w:t>Business Horizons</w:t>
      </w:r>
      <w:r w:rsidRPr="00A40B7C">
        <w:rPr>
          <w:rFonts w:ascii="Times New Roman" w:hAnsi="Times New Roman" w:cs="Times New Roman"/>
          <w:sz w:val="22"/>
          <w:szCs w:val="22"/>
        </w:rPr>
        <w:t>, 53(5): 445–453.</w:t>
      </w:r>
    </w:p>
    <w:p w14:paraId="23E351AD"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Tanner, R. J., &amp; Carlson, K. A. 2009. Unrealistically Optimistic Consumers: A Selective Hypothesis Testing Account for Optimism in Predictions of Future Behavior. </w:t>
      </w:r>
      <w:r w:rsidRPr="00A40B7C">
        <w:rPr>
          <w:rFonts w:ascii="Times New Roman" w:hAnsi="Times New Roman" w:cs="Times New Roman"/>
          <w:b/>
          <w:i/>
          <w:sz w:val="22"/>
          <w:szCs w:val="22"/>
        </w:rPr>
        <w:t>Journal of Consumer Research</w:t>
      </w:r>
      <w:r w:rsidRPr="00A40B7C">
        <w:rPr>
          <w:rFonts w:ascii="Times New Roman" w:hAnsi="Times New Roman" w:cs="Times New Roman"/>
          <w:sz w:val="22"/>
          <w:szCs w:val="22"/>
        </w:rPr>
        <w:t>, 35(5): 810–822.</w:t>
      </w:r>
    </w:p>
    <w:p w14:paraId="62C127FF" w14:textId="3651AA08"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Temple-West, P. 2024, January 29. How to make green incentives pay.</w:t>
      </w:r>
      <w:r w:rsidR="0095021C" w:rsidRPr="00A40B7C">
        <w:rPr>
          <w:rFonts w:ascii="Times New Roman" w:hAnsi="Times New Roman" w:cs="Times New Roman" w:hint="eastAsia"/>
          <w:sz w:val="22"/>
          <w:szCs w:val="22"/>
        </w:rPr>
        <w:t xml:space="preserve"> </w:t>
      </w:r>
      <w:r w:rsidR="0095021C" w:rsidRPr="00A40B7C">
        <w:rPr>
          <w:rFonts w:ascii="Times New Roman" w:hAnsi="Times New Roman" w:cs="Times New Roman"/>
          <w:b/>
          <w:i/>
          <w:sz w:val="22"/>
          <w:szCs w:val="22"/>
        </w:rPr>
        <w:t xml:space="preserve">Financial Times. </w:t>
      </w:r>
      <w:r w:rsidR="0095021C" w:rsidRPr="00A40B7C">
        <w:rPr>
          <w:rFonts w:ascii="Times New Roman" w:hAnsi="Times New Roman" w:cs="Times New Roman" w:hint="eastAsia"/>
          <w:sz w:val="22"/>
          <w:szCs w:val="22"/>
        </w:rPr>
        <w:t>Retrieved from</w:t>
      </w:r>
      <w:r w:rsidRPr="00A40B7C">
        <w:rPr>
          <w:rFonts w:ascii="Times New Roman" w:hAnsi="Times New Roman" w:cs="Times New Roman"/>
          <w:sz w:val="22"/>
          <w:szCs w:val="22"/>
        </w:rPr>
        <w:t xml:space="preserve"> https://www.ft.com/content/6528d452-1082-4e4d-8729-132a5c9a425c</w:t>
      </w:r>
    </w:p>
    <w:p w14:paraId="27284CC9"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Turban, D. B., &amp; Greening, D. W. 1997. Corporate Social Performance And Organizational Attractiveness To Prospective Employees. </w:t>
      </w:r>
      <w:r w:rsidRPr="00A40B7C">
        <w:rPr>
          <w:rFonts w:ascii="Times New Roman" w:hAnsi="Times New Roman" w:cs="Times New Roman"/>
          <w:b/>
          <w:i/>
          <w:sz w:val="22"/>
          <w:szCs w:val="22"/>
        </w:rPr>
        <w:t>Academy of Management Journal</w:t>
      </w:r>
      <w:r w:rsidRPr="00A40B7C">
        <w:rPr>
          <w:rFonts w:ascii="Times New Roman" w:hAnsi="Times New Roman" w:cs="Times New Roman"/>
          <w:sz w:val="22"/>
          <w:szCs w:val="22"/>
        </w:rPr>
        <w:t>, 40(3): 658–672.</w:t>
      </w:r>
    </w:p>
    <w:p w14:paraId="50168B1E" w14:textId="05620F9E" w:rsidR="00023137" w:rsidRPr="00A40B7C" w:rsidRDefault="005F63C4" w:rsidP="00DE719E">
      <w:pPr>
        <w:pStyle w:val="afb"/>
        <w:spacing w:line="240" w:lineRule="auto"/>
        <w:rPr>
          <w:rFonts w:ascii="Times New Roman" w:hAnsi="Times New Roman" w:cs="Times New Roman"/>
          <w:sz w:val="22"/>
          <w:szCs w:val="22"/>
        </w:rPr>
      </w:pPr>
      <w:r w:rsidRPr="00A40B7C">
        <w:rPr>
          <w:rFonts w:ascii="Times New Roman" w:hAnsi="Times New Roman" w:cs="Times New Roman" w:hint="eastAsia"/>
          <w:sz w:val="22"/>
          <w:szCs w:val="22"/>
        </w:rPr>
        <w:lastRenderedPageBreak/>
        <w:t>V</w:t>
      </w:r>
      <w:r w:rsidR="00023137" w:rsidRPr="00A40B7C">
        <w:rPr>
          <w:rFonts w:ascii="Times New Roman" w:hAnsi="Times New Roman" w:cs="Times New Roman"/>
          <w:sz w:val="22"/>
          <w:szCs w:val="22"/>
        </w:rPr>
        <w:t xml:space="preserve">an Beurden, P., &amp; Gössling, T. 2008. The Worth of Values – A Literature Review on the Relation Between Corporate Social and Financial Performance. </w:t>
      </w:r>
      <w:r w:rsidR="00023137" w:rsidRPr="00A40B7C">
        <w:rPr>
          <w:rFonts w:ascii="Times New Roman" w:hAnsi="Times New Roman" w:cs="Times New Roman"/>
          <w:b/>
          <w:i/>
          <w:sz w:val="22"/>
          <w:szCs w:val="22"/>
        </w:rPr>
        <w:t>Journal of Business Ethics</w:t>
      </w:r>
      <w:r w:rsidR="00023137" w:rsidRPr="00A40B7C">
        <w:rPr>
          <w:rFonts w:ascii="Times New Roman" w:hAnsi="Times New Roman" w:cs="Times New Roman"/>
          <w:sz w:val="22"/>
          <w:szCs w:val="22"/>
        </w:rPr>
        <w:t>, 82(2): 407–424.</w:t>
      </w:r>
    </w:p>
    <w:p w14:paraId="0BE3DE69"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Van der Byl, C. A., &amp; Slawinski, N. 2015. Embracing Tensions in Corporate Sustainability: A Review of Research From Win-Wins and Trade-Offs to Paradoxes and Beyond. </w:t>
      </w:r>
      <w:r w:rsidRPr="00A40B7C">
        <w:rPr>
          <w:rFonts w:ascii="Times New Roman" w:hAnsi="Times New Roman" w:cs="Times New Roman"/>
          <w:b/>
          <w:i/>
          <w:sz w:val="22"/>
          <w:szCs w:val="22"/>
        </w:rPr>
        <w:t>Organization &amp; Environment</w:t>
      </w:r>
      <w:r w:rsidRPr="00A40B7C">
        <w:rPr>
          <w:rFonts w:ascii="Times New Roman" w:hAnsi="Times New Roman" w:cs="Times New Roman"/>
          <w:sz w:val="22"/>
          <w:szCs w:val="22"/>
        </w:rPr>
        <w:t>, 28(1): 54–79.</w:t>
      </w:r>
    </w:p>
    <w:p w14:paraId="3FD813D3"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Wang, H., Jia, M., &amp; Zhang, Z. 2021. Good Deeds Done in Silence: Stakeholder Management and Quiet Giving by Chinese Firms. </w:t>
      </w:r>
      <w:r w:rsidRPr="00A40B7C">
        <w:rPr>
          <w:rFonts w:ascii="Times New Roman" w:hAnsi="Times New Roman" w:cs="Times New Roman"/>
          <w:b/>
          <w:i/>
          <w:sz w:val="22"/>
          <w:szCs w:val="22"/>
        </w:rPr>
        <w:t>Organization Science</w:t>
      </w:r>
      <w:r w:rsidRPr="00A40B7C">
        <w:rPr>
          <w:rFonts w:ascii="Times New Roman" w:hAnsi="Times New Roman" w:cs="Times New Roman"/>
          <w:sz w:val="22"/>
          <w:szCs w:val="22"/>
        </w:rPr>
        <w:t>, 32(3): 649–674.</w:t>
      </w:r>
    </w:p>
    <w:p w14:paraId="5F7D4989"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Wang, H., Tong, L., Takeuchi, R., &amp; George, G. 2016. Corporate Social Responsibility: An Overview and New Research Directions. </w:t>
      </w:r>
      <w:r w:rsidRPr="00A40B7C">
        <w:rPr>
          <w:rFonts w:ascii="Times New Roman" w:hAnsi="Times New Roman" w:cs="Times New Roman"/>
          <w:b/>
          <w:i/>
          <w:sz w:val="22"/>
          <w:szCs w:val="22"/>
        </w:rPr>
        <w:t>Academy of Management Journal</w:t>
      </w:r>
      <w:r w:rsidRPr="00A40B7C">
        <w:rPr>
          <w:rFonts w:ascii="Times New Roman" w:hAnsi="Times New Roman" w:cs="Times New Roman"/>
          <w:sz w:val="22"/>
          <w:szCs w:val="22"/>
        </w:rPr>
        <w:t>, 59(2): 534–544.</w:t>
      </w:r>
    </w:p>
    <w:p w14:paraId="647AFC56"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Westphal, J. D., &amp; Zajac, E. J. 1998. The Symbolic Management of Stockholders: Corporate Governance Reforms and Shareholder Reactions. </w:t>
      </w:r>
      <w:r w:rsidRPr="00A40B7C">
        <w:rPr>
          <w:rFonts w:ascii="Times New Roman" w:hAnsi="Times New Roman" w:cs="Times New Roman"/>
          <w:b/>
          <w:i/>
          <w:sz w:val="22"/>
          <w:szCs w:val="22"/>
        </w:rPr>
        <w:t>Administrative Science Quarterly</w:t>
      </w:r>
      <w:r w:rsidRPr="00A40B7C">
        <w:rPr>
          <w:rFonts w:ascii="Times New Roman" w:hAnsi="Times New Roman" w:cs="Times New Roman"/>
          <w:sz w:val="22"/>
          <w:szCs w:val="22"/>
        </w:rPr>
        <w:t>, 43(1): 127–153.</w:t>
      </w:r>
    </w:p>
    <w:p w14:paraId="5D2F5AD6" w14:textId="79EF9C70"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Wooldridge, J. M. 2010. </w:t>
      </w:r>
      <w:r w:rsidRPr="00A40B7C">
        <w:rPr>
          <w:rFonts w:ascii="Times New Roman" w:hAnsi="Times New Roman" w:cs="Times New Roman"/>
          <w:b/>
          <w:i/>
          <w:sz w:val="22"/>
          <w:szCs w:val="22"/>
        </w:rPr>
        <w:t>Econometric analysis of cross section and panel data</w:t>
      </w:r>
      <w:r w:rsidRPr="00A40B7C">
        <w:rPr>
          <w:rFonts w:ascii="Times New Roman" w:hAnsi="Times New Roman" w:cs="Times New Roman"/>
          <w:sz w:val="22"/>
          <w:szCs w:val="22"/>
        </w:rPr>
        <w:t>. MIT press.</w:t>
      </w:r>
    </w:p>
    <w:p w14:paraId="7CBCBDA6"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Wright, C., &amp; Nyberg, D. 2017. An Inconvenient Truth: How Organizations Translate Climate Change into Business as Usual. </w:t>
      </w:r>
      <w:r w:rsidRPr="00A40B7C">
        <w:rPr>
          <w:rFonts w:ascii="Times New Roman" w:hAnsi="Times New Roman" w:cs="Times New Roman"/>
          <w:b/>
          <w:i/>
          <w:sz w:val="22"/>
          <w:szCs w:val="22"/>
        </w:rPr>
        <w:t>Academy of Management Journal</w:t>
      </w:r>
      <w:r w:rsidRPr="00A40B7C">
        <w:rPr>
          <w:rFonts w:ascii="Times New Roman" w:hAnsi="Times New Roman" w:cs="Times New Roman"/>
          <w:sz w:val="22"/>
          <w:szCs w:val="22"/>
        </w:rPr>
        <w:t>, 60(5): 1633–1661.</w:t>
      </w:r>
    </w:p>
    <w:p w14:paraId="6FC47772"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Xu, R., Frank, K. A., Maroulis, S. J., &amp; Rosenberg, J. M. 2019. konfound: Command to quantify robustness of causal inferences. </w:t>
      </w:r>
      <w:r w:rsidRPr="00A40B7C">
        <w:rPr>
          <w:rFonts w:ascii="Times New Roman" w:hAnsi="Times New Roman" w:cs="Times New Roman"/>
          <w:b/>
          <w:i/>
          <w:sz w:val="22"/>
          <w:szCs w:val="22"/>
        </w:rPr>
        <w:t>The Stata Journal</w:t>
      </w:r>
      <w:r w:rsidRPr="00A40B7C">
        <w:rPr>
          <w:rFonts w:ascii="Times New Roman" w:hAnsi="Times New Roman" w:cs="Times New Roman"/>
          <w:sz w:val="22"/>
          <w:szCs w:val="22"/>
        </w:rPr>
        <w:t>, 19(3): 523–550.</w:t>
      </w:r>
    </w:p>
    <w:p w14:paraId="5F275137"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Zhang, Y., &amp; Gimeno, J. 2010. Earnings Pressure and Competitive Behavior: Evidence from the U.S. Electricity Industry. </w:t>
      </w:r>
      <w:r w:rsidRPr="00A40B7C">
        <w:rPr>
          <w:rFonts w:ascii="Times New Roman" w:hAnsi="Times New Roman" w:cs="Times New Roman"/>
          <w:b/>
          <w:i/>
          <w:sz w:val="22"/>
          <w:szCs w:val="22"/>
        </w:rPr>
        <w:t>Academy of Management Journal</w:t>
      </w:r>
      <w:r w:rsidRPr="00A40B7C">
        <w:rPr>
          <w:rFonts w:ascii="Times New Roman" w:hAnsi="Times New Roman" w:cs="Times New Roman"/>
          <w:sz w:val="22"/>
          <w:szCs w:val="22"/>
        </w:rPr>
        <w:t>, 53(4): 743–768.</w:t>
      </w:r>
    </w:p>
    <w:p w14:paraId="02638E1D"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Zhang, Y., &amp; Gimeno, J. 2016. Earnings Pressure and Long-Term Corporate Governance: Can Long-Term-Oriented Investors and Managers Reduce the Quarterly Earnings Obsession? </w:t>
      </w:r>
      <w:r w:rsidRPr="00A40B7C">
        <w:rPr>
          <w:rFonts w:ascii="Times New Roman" w:hAnsi="Times New Roman" w:cs="Times New Roman"/>
          <w:b/>
          <w:i/>
          <w:sz w:val="22"/>
          <w:szCs w:val="22"/>
        </w:rPr>
        <w:t>Organization Science</w:t>
      </w:r>
      <w:r w:rsidRPr="00A40B7C">
        <w:rPr>
          <w:rFonts w:ascii="Times New Roman" w:hAnsi="Times New Roman" w:cs="Times New Roman"/>
          <w:sz w:val="22"/>
          <w:szCs w:val="22"/>
        </w:rPr>
        <w:t>, 27(2): 354–372.</w:t>
      </w:r>
    </w:p>
    <w:p w14:paraId="404FADED"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Zott, C., &amp; Huy, Q. N. 2007. How Entrepreneurs Use Symbolic Management to Acquire Resources. </w:t>
      </w:r>
      <w:r w:rsidRPr="00A40B7C">
        <w:rPr>
          <w:rFonts w:ascii="Times New Roman" w:hAnsi="Times New Roman" w:cs="Times New Roman"/>
          <w:b/>
          <w:i/>
          <w:sz w:val="22"/>
          <w:szCs w:val="22"/>
        </w:rPr>
        <w:t>Administrative Science Quarterly</w:t>
      </w:r>
      <w:r w:rsidRPr="00A40B7C">
        <w:rPr>
          <w:rFonts w:ascii="Times New Roman" w:hAnsi="Times New Roman" w:cs="Times New Roman"/>
          <w:sz w:val="22"/>
          <w:szCs w:val="22"/>
        </w:rPr>
        <w:t>, 52(1): 70–105.</w:t>
      </w:r>
    </w:p>
    <w:p w14:paraId="55151ADA" w14:textId="1FA6069E" w:rsidR="00A439D6" w:rsidRDefault="00A439D6" w:rsidP="00023137">
      <w:pPr>
        <w:spacing w:line="360" w:lineRule="auto"/>
        <w:jc w:val="both"/>
        <w:rPr>
          <w:rFonts w:ascii="Times New Roman" w:hAnsi="Times New Roman" w:cs="Times New Roman"/>
        </w:rPr>
        <w:sectPr w:rsidR="00A439D6" w:rsidSect="00331E04">
          <w:headerReference w:type="default" r:id="rId12"/>
          <w:footerReference w:type="default" r:id="rId13"/>
          <w:headerReference w:type="first" r:id="rId14"/>
          <w:footerReference w:type="first" r:id="rId15"/>
          <w:pgSz w:w="12240" w:h="15840"/>
          <w:pgMar w:top="1418" w:right="1418" w:bottom="1418" w:left="1418" w:header="709" w:footer="709" w:gutter="0"/>
          <w:cols w:space="708"/>
          <w:titlePg/>
          <w:docGrid w:linePitch="360"/>
        </w:sectPr>
      </w:pPr>
    </w:p>
    <w:p w14:paraId="777156A2" w14:textId="77777777" w:rsidR="003B52F6" w:rsidRPr="00A40B7C" w:rsidRDefault="003B52F6" w:rsidP="003B52F6">
      <w:pPr>
        <w:spacing w:after="0"/>
        <w:jc w:val="center"/>
        <w:rPr>
          <w:rFonts w:ascii="Times New Roman" w:hAnsi="Times New Roman" w:cs="Times New Roman"/>
          <w:b/>
          <w:kern w:val="0"/>
          <w:sz w:val="22"/>
          <w:szCs w:val="22"/>
          <w14:ligatures w14:val="none"/>
        </w:rPr>
      </w:pPr>
      <w:r w:rsidRPr="00A40B7C">
        <w:rPr>
          <w:rFonts w:ascii="Times New Roman" w:eastAsia="Times New Roman" w:hAnsi="Times New Roman" w:cs="Times New Roman"/>
          <w:b/>
          <w:kern w:val="0"/>
          <w:sz w:val="22"/>
          <w:szCs w:val="22"/>
          <w14:ligatures w14:val="none"/>
        </w:rPr>
        <w:lastRenderedPageBreak/>
        <w:t>T</w:t>
      </w:r>
      <w:r w:rsidRPr="00A40B7C">
        <w:rPr>
          <w:rFonts w:ascii="Times New Roman" w:eastAsia="Times New Roman" w:hAnsi="Times New Roman" w:cs="Times New Roman" w:hint="eastAsia"/>
          <w:b/>
          <w:kern w:val="0"/>
          <w:sz w:val="22"/>
          <w:szCs w:val="22"/>
          <w14:ligatures w14:val="none"/>
        </w:rPr>
        <w:t xml:space="preserve">able </w:t>
      </w:r>
      <w:r w:rsidRPr="00A40B7C">
        <w:rPr>
          <w:rFonts w:ascii="Times New Roman" w:hAnsi="Times New Roman" w:cs="Times New Roman" w:hint="eastAsia"/>
          <w:b/>
          <w:kern w:val="0"/>
          <w:sz w:val="22"/>
          <w:szCs w:val="22"/>
          <w14:ligatures w14:val="none"/>
        </w:rPr>
        <w:t>1</w:t>
      </w:r>
    </w:p>
    <w:tbl>
      <w:tblPr>
        <w:tblpPr w:leftFromText="181" w:rightFromText="181" w:vertAnchor="page" w:horzAnchor="margin" w:tblpXSpec="center" w:tblpY="2718"/>
        <w:tblW w:w="5733" w:type="pct"/>
        <w:tblLayout w:type="fixed"/>
        <w:tblCellMar>
          <w:left w:w="75" w:type="dxa"/>
          <w:right w:w="75" w:type="dxa"/>
        </w:tblCellMar>
        <w:tblLook w:val="0080" w:firstRow="0" w:lastRow="0" w:firstColumn="1" w:lastColumn="0" w:noHBand="0" w:noVBand="0"/>
      </w:tblPr>
      <w:tblGrid>
        <w:gridCol w:w="1644"/>
        <w:gridCol w:w="737"/>
        <w:gridCol w:w="737"/>
        <w:gridCol w:w="737"/>
        <w:gridCol w:w="737"/>
        <w:gridCol w:w="737"/>
        <w:gridCol w:w="737"/>
        <w:gridCol w:w="737"/>
        <w:gridCol w:w="737"/>
        <w:gridCol w:w="737"/>
        <w:gridCol w:w="737"/>
        <w:gridCol w:w="737"/>
        <w:gridCol w:w="737"/>
        <w:gridCol w:w="737"/>
        <w:gridCol w:w="737"/>
        <w:gridCol w:w="737"/>
        <w:gridCol w:w="737"/>
        <w:gridCol w:w="737"/>
        <w:gridCol w:w="737"/>
      </w:tblGrid>
      <w:tr w:rsidR="00724D04" w:rsidRPr="00AF3057" w14:paraId="4BED9F72" w14:textId="77777777" w:rsidTr="00216AF0">
        <w:trPr>
          <w:trHeight w:val="340"/>
        </w:trPr>
        <w:tc>
          <w:tcPr>
            <w:tcW w:w="551" w:type="pct"/>
            <w:tcBorders>
              <w:top w:val="single" w:sz="4" w:space="0" w:color="auto"/>
              <w:bottom w:val="single" w:sz="4" w:space="0" w:color="auto"/>
            </w:tcBorders>
            <w:vAlign w:val="center"/>
          </w:tcPr>
          <w:p w14:paraId="521579BD" w14:textId="77777777"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1CEC2F4A"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w:t>
            </w:r>
          </w:p>
        </w:tc>
        <w:tc>
          <w:tcPr>
            <w:tcW w:w="247" w:type="pct"/>
            <w:tcBorders>
              <w:top w:val="single" w:sz="4" w:space="0" w:color="auto"/>
              <w:bottom w:val="single" w:sz="4" w:space="0" w:color="auto"/>
            </w:tcBorders>
            <w:vAlign w:val="center"/>
          </w:tcPr>
          <w:p w14:paraId="2BDEE561"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(2)</w:t>
            </w:r>
          </w:p>
        </w:tc>
        <w:tc>
          <w:tcPr>
            <w:tcW w:w="247" w:type="pct"/>
            <w:tcBorders>
              <w:top w:val="single" w:sz="4" w:space="0" w:color="auto"/>
              <w:bottom w:val="single" w:sz="4" w:space="0" w:color="auto"/>
            </w:tcBorders>
            <w:vAlign w:val="center"/>
          </w:tcPr>
          <w:p w14:paraId="21127642"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(3)</w:t>
            </w:r>
          </w:p>
        </w:tc>
        <w:tc>
          <w:tcPr>
            <w:tcW w:w="247" w:type="pct"/>
            <w:tcBorders>
              <w:top w:val="single" w:sz="4" w:space="0" w:color="auto"/>
              <w:bottom w:val="single" w:sz="4" w:space="0" w:color="auto"/>
            </w:tcBorders>
            <w:vAlign w:val="center"/>
          </w:tcPr>
          <w:p w14:paraId="5C4F8868"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(4)</w:t>
            </w:r>
          </w:p>
        </w:tc>
        <w:tc>
          <w:tcPr>
            <w:tcW w:w="247" w:type="pct"/>
            <w:tcBorders>
              <w:top w:val="single" w:sz="4" w:space="0" w:color="auto"/>
              <w:bottom w:val="single" w:sz="4" w:space="0" w:color="auto"/>
            </w:tcBorders>
            <w:vAlign w:val="center"/>
          </w:tcPr>
          <w:p w14:paraId="7230F417"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(5)</w:t>
            </w:r>
          </w:p>
        </w:tc>
        <w:tc>
          <w:tcPr>
            <w:tcW w:w="247" w:type="pct"/>
            <w:tcBorders>
              <w:top w:val="single" w:sz="4" w:space="0" w:color="auto"/>
              <w:bottom w:val="single" w:sz="4" w:space="0" w:color="auto"/>
            </w:tcBorders>
            <w:vAlign w:val="center"/>
          </w:tcPr>
          <w:p w14:paraId="5B110F4A"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(6)</w:t>
            </w:r>
          </w:p>
        </w:tc>
        <w:tc>
          <w:tcPr>
            <w:tcW w:w="247" w:type="pct"/>
            <w:tcBorders>
              <w:top w:val="single" w:sz="4" w:space="0" w:color="auto"/>
              <w:bottom w:val="single" w:sz="4" w:space="0" w:color="auto"/>
            </w:tcBorders>
            <w:vAlign w:val="center"/>
          </w:tcPr>
          <w:p w14:paraId="38846A51"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(7)</w:t>
            </w:r>
          </w:p>
        </w:tc>
        <w:tc>
          <w:tcPr>
            <w:tcW w:w="247" w:type="pct"/>
            <w:tcBorders>
              <w:top w:val="single" w:sz="4" w:space="0" w:color="auto"/>
              <w:bottom w:val="single" w:sz="4" w:space="0" w:color="auto"/>
            </w:tcBorders>
            <w:vAlign w:val="center"/>
          </w:tcPr>
          <w:p w14:paraId="4AEF767F"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(8)</w:t>
            </w:r>
          </w:p>
        </w:tc>
        <w:tc>
          <w:tcPr>
            <w:tcW w:w="247" w:type="pct"/>
            <w:tcBorders>
              <w:top w:val="single" w:sz="4" w:space="0" w:color="auto"/>
              <w:bottom w:val="single" w:sz="4" w:space="0" w:color="auto"/>
            </w:tcBorders>
            <w:vAlign w:val="center"/>
          </w:tcPr>
          <w:p w14:paraId="5FA1D481"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(9)</w:t>
            </w:r>
          </w:p>
        </w:tc>
        <w:tc>
          <w:tcPr>
            <w:tcW w:w="247" w:type="pct"/>
            <w:tcBorders>
              <w:top w:val="single" w:sz="4" w:space="0" w:color="auto"/>
              <w:bottom w:val="single" w:sz="4" w:space="0" w:color="auto"/>
            </w:tcBorders>
            <w:vAlign w:val="center"/>
          </w:tcPr>
          <w:p w14:paraId="5E62480E"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(10)</w:t>
            </w:r>
          </w:p>
        </w:tc>
        <w:tc>
          <w:tcPr>
            <w:tcW w:w="247" w:type="pct"/>
            <w:tcBorders>
              <w:top w:val="single" w:sz="4" w:space="0" w:color="auto"/>
              <w:bottom w:val="single" w:sz="4" w:space="0" w:color="auto"/>
            </w:tcBorders>
            <w:vAlign w:val="center"/>
          </w:tcPr>
          <w:p w14:paraId="7B733034"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(11)</w:t>
            </w:r>
          </w:p>
        </w:tc>
        <w:tc>
          <w:tcPr>
            <w:tcW w:w="247" w:type="pct"/>
            <w:tcBorders>
              <w:top w:val="single" w:sz="4" w:space="0" w:color="auto"/>
              <w:bottom w:val="single" w:sz="4" w:space="0" w:color="auto"/>
            </w:tcBorders>
            <w:vAlign w:val="center"/>
          </w:tcPr>
          <w:p w14:paraId="0D0D230B"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(12)</w:t>
            </w:r>
          </w:p>
        </w:tc>
        <w:tc>
          <w:tcPr>
            <w:tcW w:w="247" w:type="pct"/>
            <w:tcBorders>
              <w:top w:val="single" w:sz="4" w:space="0" w:color="auto"/>
              <w:bottom w:val="single" w:sz="4" w:space="0" w:color="auto"/>
            </w:tcBorders>
            <w:vAlign w:val="center"/>
          </w:tcPr>
          <w:p w14:paraId="4C06230E"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(13)</w:t>
            </w:r>
          </w:p>
        </w:tc>
        <w:tc>
          <w:tcPr>
            <w:tcW w:w="247" w:type="pct"/>
            <w:tcBorders>
              <w:top w:val="single" w:sz="4" w:space="0" w:color="auto"/>
              <w:bottom w:val="single" w:sz="4" w:space="0" w:color="auto"/>
            </w:tcBorders>
            <w:vAlign w:val="center"/>
          </w:tcPr>
          <w:p w14:paraId="227BA38F"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(14)</w:t>
            </w:r>
          </w:p>
        </w:tc>
        <w:tc>
          <w:tcPr>
            <w:tcW w:w="247" w:type="pct"/>
            <w:tcBorders>
              <w:top w:val="single" w:sz="4" w:space="0" w:color="auto"/>
              <w:bottom w:val="single" w:sz="4" w:space="0" w:color="auto"/>
            </w:tcBorders>
            <w:vAlign w:val="center"/>
          </w:tcPr>
          <w:p w14:paraId="7C3E65C2"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(15)</w:t>
            </w:r>
          </w:p>
        </w:tc>
        <w:tc>
          <w:tcPr>
            <w:tcW w:w="247" w:type="pct"/>
            <w:tcBorders>
              <w:top w:val="single" w:sz="4" w:space="0" w:color="auto"/>
              <w:bottom w:val="single" w:sz="4" w:space="0" w:color="auto"/>
            </w:tcBorders>
            <w:vAlign w:val="center"/>
          </w:tcPr>
          <w:p w14:paraId="00D2C841"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(16)</w:t>
            </w:r>
          </w:p>
        </w:tc>
        <w:tc>
          <w:tcPr>
            <w:tcW w:w="247" w:type="pct"/>
            <w:tcBorders>
              <w:top w:val="single" w:sz="4" w:space="0" w:color="auto"/>
              <w:bottom w:val="single" w:sz="4" w:space="0" w:color="auto"/>
            </w:tcBorders>
            <w:vAlign w:val="center"/>
          </w:tcPr>
          <w:p w14:paraId="315913FF"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(17)</w:t>
            </w:r>
          </w:p>
        </w:tc>
        <w:tc>
          <w:tcPr>
            <w:tcW w:w="247" w:type="pct"/>
            <w:tcBorders>
              <w:top w:val="single" w:sz="4" w:space="0" w:color="auto"/>
              <w:bottom w:val="single" w:sz="4" w:space="0" w:color="auto"/>
            </w:tcBorders>
            <w:vAlign w:val="center"/>
          </w:tcPr>
          <w:p w14:paraId="4160E1D3"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(18)</w:t>
            </w:r>
          </w:p>
        </w:tc>
      </w:tr>
      <w:tr w:rsidR="00724D04" w:rsidRPr="00AF3057" w14:paraId="535037FD" w14:textId="77777777" w:rsidTr="00216AF0">
        <w:trPr>
          <w:trHeight w:val="283"/>
        </w:trPr>
        <w:tc>
          <w:tcPr>
            <w:tcW w:w="551" w:type="pct"/>
            <w:tcBorders>
              <w:top w:val="single" w:sz="4" w:space="0" w:color="auto"/>
            </w:tcBorders>
            <w:vAlign w:val="center"/>
          </w:tcPr>
          <w:p w14:paraId="760AC488" w14:textId="77777777"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 Discretionary Accruals</w:t>
            </w:r>
          </w:p>
        </w:tc>
        <w:tc>
          <w:tcPr>
            <w:tcW w:w="247" w:type="pct"/>
            <w:tcBorders>
              <w:top w:val="single" w:sz="4" w:space="0" w:color="auto"/>
            </w:tcBorders>
          </w:tcPr>
          <w:p w14:paraId="162299BC" w14:textId="20ADBE6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Borders>
              <w:top w:val="single" w:sz="4" w:space="0" w:color="auto"/>
            </w:tcBorders>
          </w:tcPr>
          <w:p w14:paraId="48706C61"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1BFAB01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7B421694"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31691CC2"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28811505"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7B1032C9"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37793E4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4157345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497F9B7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3F7BDE00"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0E008191"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447749C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2F572B2B"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3E1FE77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68FF87B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2E0635E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3F4E77CB"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550D4865" w14:textId="77777777" w:rsidTr="00216AF0">
        <w:trPr>
          <w:trHeight w:val="283"/>
        </w:trPr>
        <w:tc>
          <w:tcPr>
            <w:tcW w:w="551" w:type="pct"/>
            <w:vAlign w:val="center"/>
          </w:tcPr>
          <w:p w14:paraId="4780C797" w14:textId="52733774"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 xml:space="preserve">(2) </w:t>
            </w:r>
            <w:r w:rsidRPr="00AF3057">
              <w:rPr>
                <w:rFonts w:ascii="Times New Roman" w:eastAsia="等线" w:hAnsi="Times New Roman" w:cs="Times New Roman"/>
                <w:kern w:val="0"/>
                <w:sz w:val="16"/>
                <w:szCs w:val="16"/>
              </w:rPr>
              <w:t>ES Composite Score</w:t>
            </w:r>
          </w:p>
        </w:tc>
        <w:tc>
          <w:tcPr>
            <w:tcW w:w="247" w:type="pct"/>
          </w:tcPr>
          <w:p w14:paraId="3275CE2A" w14:textId="71BC536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0.002</w:t>
            </w:r>
          </w:p>
        </w:tc>
        <w:tc>
          <w:tcPr>
            <w:tcW w:w="247" w:type="pct"/>
          </w:tcPr>
          <w:p w14:paraId="6C72E0B8" w14:textId="13676CB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0E23ED4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3528F24"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14A2374"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43F0F00"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22F687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FC8560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39A3E5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F564E9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D12FA62"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C1C6C8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97C323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CA014A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445BB0A"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2253D15"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9A52F4A"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113E97F"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4203D6EA" w14:textId="77777777" w:rsidTr="00216AF0">
        <w:trPr>
          <w:trHeight w:val="283"/>
        </w:trPr>
        <w:tc>
          <w:tcPr>
            <w:tcW w:w="551" w:type="pct"/>
            <w:vAlign w:val="center"/>
          </w:tcPr>
          <w:p w14:paraId="799F2F3E" w14:textId="3A97666A"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(3) Env Score</w:t>
            </w:r>
          </w:p>
        </w:tc>
        <w:tc>
          <w:tcPr>
            <w:tcW w:w="247" w:type="pct"/>
          </w:tcPr>
          <w:p w14:paraId="6AE45495" w14:textId="0DA6B26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-0.001</w:t>
            </w:r>
          </w:p>
        </w:tc>
        <w:tc>
          <w:tcPr>
            <w:tcW w:w="247" w:type="pct"/>
          </w:tcPr>
          <w:p w14:paraId="548DCA18" w14:textId="43DA35F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0.949</w:t>
            </w:r>
            <w:r w:rsidRPr="00AF3057">
              <w:rPr>
                <w:rFonts w:ascii="Times New Roman" w:hAnsi="Times New Roman" w:cs="Times New Roman"/>
                <w:kern w:val="0"/>
                <w:sz w:val="16"/>
                <w:szCs w:val="16"/>
                <w:vertAlign w:val="superscript"/>
              </w:rPr>
              <w:t>***</w:t>
            </w:r>
          </w:p>
        </w:tc>
        <w:tc>
          <w:tcPr>
            <w:tcW w:w="247" w:type="pct"/>
          </w:tcPr>
          <w:p w14:paraId="5E8EDF32" w14:textId="4AB3F90B"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2A157142"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3A6C0A1"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F38972F"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90CD6D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C9ADE2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C4A7004"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EB8131B"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6C1E1DB"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702498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DCB9803"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693682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00FA1C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2BECBE0"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CA03621"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9495D1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733EF453" w14:textId="77777777" w:rsidTr="00216AF0">
        <w:trPr>
          <w:trHeight w:val="283"/>
        </w:trPr>
        <w:tc>
          <w:tcPr>
            <w:tcW w:w="551" w:type="pct"/>
            <w:vAlign w:val="center"/>
          </w:tcPr>
          <w:p w14:paraId="2858AA46" w14:textId="376657FC"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(4) Soc Score</w:t>
            </w:r>
          </w:p>
        </w:tc>
        <w:tc>
          <w:tcPr>
            <w:tcW w:w="247" w:type="pct"/>
          </w:tcPr>
          <w:p w14:paraId="6C88FC0B" w14:textId="628891C2"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0.006</w:t>
            </w:r>
          </w:p>
        </w:tc>
        <w:tc>
          <w:tcPr>
            <w:tcW w:w="247" w:type="pct"/>
          </w:tcPr>
          <w:p w14:paraId="5E3A302C" w14:textId="1500E34E"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0.914</w:t>
            </w:r>
            <w:r w:rsidRPr="00AF3057">
              <w:rPr>
                <w:rFonts w:ascii="Times New Roman" w:hAnsi="Times New Roman" w:cs="Times New Roman"/>
                <w:kern w:val="0"/>
                <w:sz w:val="16"/>
                <w:szCs w:val="16"/>
                <w:vertAlign w:val="superscript"/>
              </w:rPr>
              <w:t>***</w:t>
            </w:r>
          </w:p>
        </w:tc>
        <w:tc>
          <w:tcPr>
            <w:tcW w:w="247" w:type="pct"/>
          </w:tcPr>
          <w:p w14:paraId="795703B0" w14:textId="12A47F04"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0.739</w:t>
            </w:r>
            <w:r w:rsidRPr="00AF3057">
              <w:rPr>
                <w:rFonts w:ascii="Times New Roman" w:hAnsi="Times New Roman" w:cs="Times New Roman"/>
                <w:kern w:val="0"/>
                <w:sz w:val="16"/>
                <w:szCs w:val="16"/>
                <w:vertAlign w:val="superscript"/>
              </w:rPr>
              <w:t>***</w:t>
            </w:r>
          </w:p>
        </w:tc>
        <w:tc>
          <w:tcPr>
            <w:tcW w:w="247" w:type="pct"/>
          </w:tcPr>
          <w:p w14:paraId="1A3572DF" w14:textId="3EC1C8E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0F84994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CF8D81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187A78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C32BB89"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1515A4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90111A9"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90F5F55"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DC8F8A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1F8D28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1B22CA2"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0B6732A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10EBE15"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D9EF2CF"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5D5DE7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6C0F2FB8" w14:textId="77777777" w:rsidTr="00216AF0">
        <w:trPr>
          <w:trHeight w:val="283"/>
        </w:trPr>
        <w:tc>
          <w:tcPr>
            <w:tcW w:w="551" w:type="pct"/>
            <w:vAlign w:val="center"/>
          </w:tcPr>
          <w:p w14:paraId="512FFCAD" w14:textId="7C967937"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(5) Industry culpability</w:t>
            </w:r>
          </w:p>
        </w:tc>
        <w:tc>
          <w:tcPr>
            <w:tcW w:w="247" w:type="pct"/>
          </w:tcPr>
          <w:p w14:paraId="38FD61AC" w14:textId="376764FB"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0.012</w:t>
            </w:r>
          </w:p>
        </w:tc>
        <w:tc>
          <w:tcPr>
            <w:tcW w:w="247" w:type="pct"/>
          </w:tcPr>
          <w:p w14:paraId="6B98E1BE" w14:textId="6C5BE7D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0.103</w:t>
            </w:r>
            <w:r w:rsidRPr="00AF3057">
              <w:rPr>
                <w:rFonts w:ascii="Times New Roman" w:hAnsi="Times New Roman" w:cs="Times New Roman"/>
                <w:kern w:val="0"/>
                <w:sz w:val="16"/>
                <w:szCs w:val="16"/>
                <w:vertAlign w:val="superscript"/>
              </w:rPr>
              <w:t>***</w:t>
            </w:r>
          </w:p>
        </w:tc>
        <w:tc>
          <w:tcPr>
            <w:tcW w:w="247" w:type="pct"/>
          </w:tcPr>
          <w:p w14:paraId="63192331" w14:textId="00513A5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0.120</w:t>
            </w:r>
            <w:r w:rsidRPr="00AF3057">
              <w:rPr>
                <w:rFonts w:ascii="Times New Roman" w:hAnsi="Times New Roman" w:cs="Times New Roman"/>
                <w:kern w:val="0"/>
                <w:sz w:val="16"/>
                <w:szCs w:val="16"/>
                <w:vertAlign w:val="superscript"/>
              </w:rPr>
              <w:t>***</w:t>
            </w:r>
          </w:p>
        </w:tc>
        <w:tc>
          <w:tcPr>
            <w:tcW w:w="247" w:type="pct"/>
          </w:tcPr>
          <w:p w14:paraId="566801AA" w14:textId="21860C9A"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0.066</w:t>
            </w:r>
            <w:r w:rsidRPr="00AF3057">
              <w:rPr>
                <w:rFonts w:ascii="Times New Roman" w:hAnsi="Times New Roman" w:cs="Times New Roman"/>
                <w:kern w:val="0"/>
                <w:sz w:val="16"/>
                <w:szCs w:val="16"/>
                <w:vertAlign w:val="superscript"/>
              </w:rPr>
              <w:t>***</w:t>
            </w:r>
          </w:p>
        </w:tc>
        <w:tc>
          <w:tcPr>
            <w:tcW w:w="247" w:type="pct"/>
          </w:tcPr>
          <w:p w14:paraId="6F14C20D" w14:textId="0517C88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0A657120"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0B18A99"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61F15B4"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19079A0"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E96C3C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8E22653"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6E5275A"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023826F"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D4FB4E4"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05DB5D22"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B908DB5"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039946FA"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A449FB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505322B8" w14:textId="77777777" w:rsidTr="00216AF0">
        <w:trPr>
          <w:trHeight w:val="283"/>
        </w:trPr>
        <w:tc>
          <w:tcPr>
            <w:tcW w:w="551" w:type="pct"/>
          </w:tcPr>
          <w:p w14:paraId="1DA69929" w14:textId="35BC41AD"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(6) </w:t>
            </w:r>
            <w:r w:rsidRPr="00AF3057">
              <w:rPr>
                <w:rFonts w:ascii="Times New Roman" w:hAnsi="Times New Roman" w:cs="Times New Roman"/>
                <w:kern w:val="0"/>
                <w:sz w:val="16"/>
                <w:szCs w:val="16"/>
              </w:rPr>
              <w:t>Firm Size</w:t>
            </w:r>
          </w:p>
        </w:tc>
        <w:tc>
          <w:tcPr>
            <w:tcW w:w="247" w:type="pct"/>
          </w:tcPr>
          <w:p w14:paraId="1B4E825A" w14:textId="156D94D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-0.037</w:t>
            </w:r>
            <w:r w:rsidRPr="00AF3057">
              <w:rPr>
                <w:rFonts w:ascii="Times New Roman" w:hAnsi="Times New Roman" w:cs="Times New Roman"/>
                <w:kern w:val="0"/>
                <w:sz w:val="16"/>
                <w:szCs w:val="16"/>
                <w:vertAlign w:val="superscript"/>
              </w:rPr>
              <w:t>***</w:t>
            </w:r>
          </w:p>
        </w:tc>
        <w:tc>
          <w:tcPr>
            <w:tcW w:w="247" w:type="pct"/>
          </w:tcPr>
          <w:p w14:paraId="2DEB82F9" w14:textId="4EBA09BA"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0.564</w:t>
            </w:r>
            <w:r w:rsidRPr="00AF3057">
              <w:rPr>
                <w:rFonts w:ascii="Times New Roman" w:hAnsi="Times New Roman" w:cs="Times New Roman"/>
                <w:kern w:val="0"/>
                <w:sz w:val="16"/>
                <w:szCs w:val="16"/>
                <w:vertAlign w:val="superscript"/>
              </w:rPr>
              <w:t>***</w:t>
            </w:r>
          </w:p>
        </w:tc>
        <w:tc>
          <w:tcPr>
            <w:tcW w:w="247" w:type="pct"/>
          </w:tcPr>
          <w:p w14:paraId="3F0C60DA" w14:textId="636D1B5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0.572</w:t>
            </w:r>
            <w:r w:rsidRPr="00AF3057">
              <w:rPr>
                <w:rFonts w:ascii="Times New Roman" w:hAnsi="Times New Roman" w:cs="Times New Roman"/>
                <w:kern w:val="0"/>
                <w:sz w:val="16"/>
                <w:szCs w:val="16"/>
                <w:vertAlign w:val="superscript"/>
              </w:rPr>
              <w:t>***</w:t>
            </w:r>
          </w:p>
        </w:tc>
        <w:tc>
          <w:tcPr>
            <w:tcW w:w="247" w:type="pct"/>
          </w:tcPr>
          <w:p w14:paraId="58EC4F3B" w14:textId="6C940FE3"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0.468</w:t>
            </w:r>
            <w:r w:rsidRPr="00AF3057">
              <w:rPr>
                <w:rFonts w:ascii="Times New Roman" w:hAnsi="Times New Roman" w:cs="Times New Roman"/>
                <w:kern w:val="0"/>
                <w:sz w:val="16"/>
                <w:szCs w:val="16"/>
                <w:vertAlign w:val="superscript"/>
              </w:rPr>
              <w:t>***</w:t>
            </w:r>
          </w:p>
        </w:tc>
        <w:tc>
          <w:tcPr>
            <w:tcW w:w="247" w:type="pct"/>
          </w:tcPr>
          <w:p w14:paraId="7CA86192" w14:textId="35EC2F7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0.206</w:t>
            </w:r>
            <w:r w:rsidRPr="00AF3057">
              <w:rPr>
                <w:rFonts w:ascii="Times New Roman" w:hAnsi="Times New Roman" w:cs="Times New Roman"/>
                <w:kern w:val="0"/>
                <w:sz w:val="16"/>
                <w:szCs w:val="16"/>
                <w:vertAlign w:val="superscript"/>
              </w:rPr>
              <w:t>***</w:t>
            </w:r>
          </w:p>
        </w:tc>
        <w:tc>
          <w:tcPr>
            <w:tcW w:w="247" w:type="pct"/>
          </w:tcPr>
          <w:p w14:paraId="62B427C1" w14:textId="39E84FC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346611E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ACA5969"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FD4E05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4AF699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8725C42"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64A35BA"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7FC1409"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C99739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5F424E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2394CFF"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B4BB59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283463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2BABE794" w14:textId="77777777" w:rsidTr="00216AF0">
        <w:trPr>
          <w:trHeight w:val="283"/>
        </w:trPr>
        <w:tc>
          <w:tcPr>
            <w:tcW w:w="551" w:type="pct"/>
          </w:tcPr>
          <w:p w14:paraId="2067D752" w14:textId="44543C90"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(7) </w:t>
            </w:r>
            <w:r w:rsidRPr="00AF3057">
              <w:rPr>
                <w:rFonts w:ascii="Times New Roman" w:hAnsi="Times New Roman" w:cs="Times New Roman"/>
                <w:kern w:val="0"/>
                <w:sz w:val="16"/>
                <w:szCs w:val="16"/>
              </w:rPr>
              <w:t>Market-to-Book</w:t>
            </w:r>
          </w:p>
        </w:tc>
        <w:tc>
          <w:tcPr>
            <w:tcW w:w="247" w:type="pct"/>
          </w:tcPr>
          <w:p w14:paraId="4ABC1C89" w14:textId="36D3EF8E"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0.004</w:t>
            </w:r>
          </w:p>
        </w:tc>
        <w:tc>
          <w:tcPr>
            <w:tcW w:w="247" w:type="pct"/>
          </w:tcPr>
          <w:p w14:paraId="2D9F9301" w14:textId="5A5D0120"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0.050</w:t>
            </w:r>
            <w:r w:rsidRPr="00AF3057">
              <w:rPr>
                <w:rFonts w:ascii="Times New Roman" w:hAnsi="Times New Roman" w:cs="Times New Roman"/>
                <w:kern w:val="0"/>
                <w:sz w:val="16"/>
                <w:szCs w:val="16"/>
                <w:vertAlign w:val="superscript"/>
              </w:rPr>
              <w:t>***</w:t>
            </w:r>
          </w:p>
        </w:tc>
        <w:tc>
          <w:tcPr>
            <w:tcW w:w="247" w:type="pct"/>
          </w:tcPr>
          <w:p w14:paraId="5DD76208" w14:textId="6B9D1754"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0.035</w:t>
            </w:r>
            <w:r w:rsidRPr="00AF3057">
              <w:rPr>
                <w:rFonts w:ascii="Times New Roman" w:hAnsi="Times New Roman" w:cs="Times New Roman"/>
                <w:kern w:val="0"/>
                <w:sz w:val="16"/>
                <w:szCs w:val="16"/>
                <w:vertAlign w:val="superscript"/>
              </w:rPr>
              <w:t>***</w:t>
            </w:r>
          </w:p>
        </w:tc>
        <w:tc>
          <w:tcPr>
            <w:tcW w:w="247" w:type="pct"/>
          </w:tcPr>
          <w:p w14:paraId="2AD8B07D" w14:textId="61436F0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0.062</w:t>
            </w:r>
            <w:r w:rsidRPr="00AF3057">
              <w:rPr>
                <w:rFonts w:ascii="Times New Roman" w:hAnsi="Times New Roman" w:cs="Times New Roman"/>
                <w:kern w:val="0"/>
                <w:sz w:val="16"/>
                <w:szCs w:val="16"/>
                <w:vertAlign w:val="superscript"/>
              </w:rPr>
              <w:t>***</w:t>
            </w:r>
          </w:p>
        </w:tc>
        <w:tc>
          <w:tcPr>
            <w:tcW w:w="247" w:type="pct"/>
          </w:tcPr>
          <w:p w14:paraId="55F76E3F" w14:textId="54D26224"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-0.036</w:t>
            </w:r>
            <w:r w:rsidRPr="00AF3057">
              <w:rPr>
                <w:rFonts w:ascii="Times New Roman" w:hAnsi="Times New Roman" w:cs="Times New Roman"/>
                <w:kern w:val="0"/>
                <w:sz w:val="16"/>
                <w:szCs w:val="16"/>
                <w:vertAlign w:val="superscript"/>
              </w:rPr>
              <w:t>***</w:t>
            </w:r>
          </w:p>
        </w:tc>
        <w:tc>
          <w:tcPr>
            <w:tcW w:w="247" w:type="pct"/>
          </w:tcPr>
          <w:p w14:paraId="104D41A1" w14:textId="2E73CDB8"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-0.010</w:t>
            </w:r>
          </w:p>
        </w:tc>
        <w:tc>
          <w:tcPr>
            <w:tcW w:w="247" w:type="pct"/>
          </w:tcPr>
          <w:p w14:paraId="7EDB6FB0" w14:textId="605A5C5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4358A79A"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B2291B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83DF4D9"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BE705F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8DCCC7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99CD51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0A871E1"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925B55A"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6AB3E1F"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27B11D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6683221"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7E1F07DE" w14:textId="77777777" w:rsidTr="00216AF0">
        <w:trPr>
          <w:trHeight w:val="283"/>
        </w:trPr>
        <w:tc>
          <w:tcPr>
            <w:tcW w:w="551" w:type="pct"/>
          </w:tcPr>
          <w:p w14:paraId="7CDFF3CD" w14:textId="43C09959"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(8) </w:t>
            </w:r>
            <w:r w:rsidRPr="00AF3057">
              <w:rPr>
                <w:rFonts w:ascii="Times New Roman" w:hAnsi="Times New Roman" w:cs="Times New Roman"/>
                <w:kern w:val="0"/>
                <w:sz w:val="16"/>
                <w:szCs w:val="16"/>
              </w:rPr>
              <w:t>Debt Ratio</w:t>
            </w:r>
          </w:p>
        </w:tc>
        <w:tc>
          <w:tcPr>
            <w:tcW w:w="247" w:type="pct"/>
          </w:tcPr>
          <w:p w14:paraId="3698F3EA" w14:textId="2D34BDB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0.002</w:t>
            </w:r>
          </w:p>
        </w:tc>
        <w:tc>
          <w:tcPr>
            <w:tcW w:w="247" w:type="pct"/>
          </w:tcPr>
          <w:p w14:paraId="24D215FA" w14:textId="7D594B3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0.114</w:t>
            </w:r>
            <w:r w:rsidRPr="00AF3057">
              <w:rPr>
                <w:rFonts w:ascii="Times New Roman" w:hAnsi="Times New Roman" w:cs="Times New Roman"/>
                <w:kern w:val="0"/>
                <w:sz w:val="16"/>
                <w:szCs w:val="16"/>
                <w:vertAlign w:val="superscript"/>
              </w:rPr>
              <w:t>***</w:t>
            </w:r>
          </w:p>
        </w:tc>
        <w:tc>
          <w:tcPr>
            <w:tcW w:w="247" w:type="pct"/>
          </w:tcPr>
          <w:p w14:paraId="2AA1D39D" w14:textId="65E780E8"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0.118</w:t>
            </w:r>
            <w:r w:rsidRPr="00AF3057">
              <w:rPr>
                <w:rFonts w:ascii="Times New Roman" w:hAnsi="Times New Roman" w:cs="Times New Roman"/>
                <w:kern w:val="0"/>
                <w:sz w:val="16"/>
                <w:szCs w:val="16"/>
                <w:vertAlign w:val="superscript"/>
              </w:rPr>
              <w:t>***</w:t>
            </w:r>
          </w:p>
        </w:tc>
        <w:tc>
          <w:tcPr>
            <w:tcW w:w="247" w:type="pct"/>
          </w:tcPr>
          <w:p w14:paraId="1D4005EE" w14:textId="7996B71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0.092</w:t>
            </w:r>
            <w:r w:rsidRPr="00AF3057">
              <w:rPr>
                <w:rFonts w:ascii="Times New Roman" w:hAnsi="Times New Roman" w:cs="Times New Roman"/>
                <w:kern w:val="0"/>
                <w:sz w:val="16"/>
                <w:szCs w:val="16"/>
                <w:vertAlign w:val="superscript"/>
              </w:rPr>
              <w:t>***</w:t>
            </w:r>
          </w:p>
        </w:tc>
        <w:tc>
          <w:tcPr>
            <w:tcW w:w="247" w:type="pct"/>
          </w:tcPr>
          <w:p w14:paraId="3C303169" w14:textId="441D034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0.045</w:t>
            </w:r>
            <w:r w:rsidRPr="00AF3057">
              <w:rPr>
                <w:rFonts w:ascii="Times New Roman" w:hAnsi="Times New Roman" w:cs="Times New Roman"/>
                <w:kern w:val="0"/>
                <w:sz w:val="16"/>
                <w:szCs w:val="16"/>
                <w:vertAlign w:val="superscript"/>
              </w:rPr>
              <w:t>***</w:t>
            </w:r>
          </w:p>
        </w:tc>
        <w:tc>
          <w:tcPr>
            <w:tcW w:w="247" w:type="pct"/>
          </w:tcPr>
          <w:p w14:paraId="1FE45A98" w14:textId="0FCA189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0.242</w:t>
            </w:r>
            <w:r w:rsidRPr="00AF3057">
              <w:rPr>
                <w:rFonts w:ascii="Times New Roman" w:hAnsi="Times New Roman" w:cs="Times New Roman"/>
                <w:kern w:val="0"/>
                <w:sz w:val="16"/>
                <w:szCs w:val="16"/>
                <w:vertAlign w:val="superscript"/>
              </w:rPr>
              <w:t>***</w:t>
            </w:r>
          </w:p>
        </w:tc>
        <w:tc>
          <w:tcPr>
            <w:tcW w:w="247" w:type="pct"/>
          </w:tcPr>
          <w:p w14:paraId="16743DB5" w14:textId="3883B6C4"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-0.046</w:t>
            </w:r>
            <w:r w:rsidRPr="00AF3057">
              <w:rPr>
                <w:rFonts w:ascii="Times New Roman" w:hAnsi="Times New Roman" w:cs="Times New Roman"/>
                <w:kern w:val="0"/>
                <w:sz w:val="16"/>
                <w:szCs w:val="16"/>
                <w:vertAlign w:val="superscript"/>
              </w:rPr>
              <w:t>***</w:t>
            </w:r>
          </w:p>
        </w:tc>
        <w:tc>
          <w:tcPr>
            <w:tcW w:w="247" w:type="pct"/>
          </w:tcPr>
          <w:p w14:paraId="046FFCFC" w14:textId="2210D04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5748F3D0"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4BE491B"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30762C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D65618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55C68B0"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5291B8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512D48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E710773"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137CC00"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499F45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636CE486" w14:textId="77777777" w:rsidTr="00216AF0">
        <w:trPr>
          <w:trHeight w:val="283"/>
        </w:trPr>
        <w:tc>
          <w:tcPr>
            <w:tcW w:w="551" w:type="pct"/>
          </w:tcPr>
          <w:p w14:paraId="077DBCC0" w14:textId="676B88FB"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(9) </w:t>
            </w:r>
            <w:r w:rsidRPr="00AF3057">
              <w:rPr>
                <w:rFonts w:ascii="Times New Roman" w:hAnsi="Times New Roman" w:cs="Times New Roman"/>
                <w:kern w:val="0"/>
                <w:sz w:val="16"/>
                <w:szCs w:val="16"/>
              </w:rPr>
              <w:t>ROA</w:t>
            </w:r>
          </w:p>
        </w:tc>
        <w:tc>
          <w:tcPr>
            <w:tcW w:w="247" w:type="pct"/>
          </w:tcPr>
          <w:p w14:paraId="7DBEBC61" w14:textId="511FC86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0.072</w:t>
            </w:r>
            <w:r w:rsidRPr="00AF3057">
              <w:rPr>
                <w:rFonts w:ascii="Times New Roman" w:hAnsi="Times New Roman" w:cs="Times New Roman"/>
                <w:kern w:val="0"/>
                <w:sz w:val="16"/>
                <w:szCs w:val="16"/>
                <w:vertAlign w:val="superscript"/>
              </w:rPr>
              <w:t>***</w:t>
            </w:r>
          </w:p>
        </w:tc>
        <w:tc>
          <w:tcPr>
            <w:tcW w:w="247" w:type="pct"/>
          </w:tcPr>
          <w:p w14:paraId="194DE301" w14:textId="6916A47B"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0.096</w:t>
            </w:r>
            <w:r w:rsidRPr="00AF3057">
              <w:rPr>
                <w:rFonts w:ascii="Times New Roman" w:hAnsi="Times New Roman" w:cs="Times New Roman"/>
                <w:kern w:val="0"/>
                <w:sz w:val="16"/>
                <w:szCs w:val="16"/>
                <w:vertAlign w:val="superscript"/>
              </w:rPr>
              <w:t>***</w:t>
            </w:r>
          </w:p>
        </w:tc>
        <w:tc>
          <w:tcPr>
            <w:tcW w:w="247" w:type="pct"/>
          </w:tcPr>
          <w:p w14:paraId="5C0A6A50" w14:textId="352D571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0.092</w:t>
            </w:r>
            <w:r w:rsidRPr="00AF3057">
              <w:rPr>
                <w:rFonts w:ascii="Times New Roman" w:hAnsi="Times New Roman" w:cs="Times New Roman"/>
                <w:kern w:val="0"/>
                <w:sz w:val="16"/>
                <w:szCs w:val="16"/>
                <w:vertAlign w:val="superscript"/>
              </w:rPr>
              <w:t>***</w:t>
            </w:r>
          </w:p>
        </w:tc>
        <w:tc>
          <w:tcPr>
            <w:tcW w:w="247" w:type="pct"/>
          </w:tcPr>
          <w:p w14:paraId="169D6DCF" w14:textId="2AE3B71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0.087</w:t>
            </w:r>
            <w:r w:rsidRPr="00AF3057">
              <w:rPr>
                <w:rFonts w:ascii="Times New Roman" w:hAnsi="Times New Roman" w:cs="Times New Roman"/>
                <w:kern w:val="0"/>
                <w:sz w:val="16"/>
                <w:szCs w:val="16"/>
                <w:vertAlign w:val="superscript"/>
              </w:rPr>
              <w:t>***</w:t>
            </w:r>
          </w:p>
        </w:tc>
        <w:tc>
          <w:tcPr>
            <w:tcW w:w="247" w:type="pct"/>
          </w:tcPr>
          <w:p w14:paraId="308A6382" w14:textId="2712383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0.012</w:t>
            </w:r>
          </w:p>
        </w:tc>
        <w:tc>
          <w:tcPr>
            <w:tcW w:w="247" w:type="pct"/>
          </w:tcPr>
          <w:p w14:paraId="48184CBD" w14:textId="738AFD2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0.096</w:t>
            </w:r>
            <w:r w:rsidRPr="00AF3057">
              <w:rPr>
                <w:rFonts w:ascii="Times New Roman" w:hAnsi="Times New Roman" w:cs="Times New Roman"/>
                <w:kern w:val="0"/>
                <w:sz w:val="16"/>
                <w:szCs w:val="16"/>
                <w:vertAlign w:val="superscript"/>
              </w:rPr>
              <w:t>***</w:t>
            </w:r>
          </w:p>
        </w:tc>
        <w:tc>
          <w:tcPr>
            <w:tcW w:w="247" w:type="pct"/>
          </w:tcPr>
          <w:p w14:paraId="6744D8AE" w14:textId="76E76F74"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0.074</w:t>
            </w:r>
            <w:r w:rsidRPr="00AF3057">
              <w:rPr>
                <w:rFonts w:ascii="Times New Roman" w:hAnsi="Times New Roman" w:cs="Times New Roman"/>
                <w:kern w:val="0"/>
                <w:sz w:val="16"/>
                <w:szCs w:val="16"/>
                <w:vertAlign w:val="superscript"/>
              </w:rPr>
              <w:t>***</w:t>
            </w:r>
          </w:p>
        </w:tc>
        <w:tc>
          <w:tcPr>
            <w:tcW w:w="247" w:type="pct"/>
          </w:tcPr>
          <w:p w14:paraId="57398C3D" w14:textId="01D45D3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-0.128</w:t>
            </w:r>
            <w:r w:rsidRPr="00AF3057">
              <w:rPr>
                <w:rFonts w:ascii="Times New Roman" w:hAnsi="Times New Roman" w:cs="Times New Roman"/>
                <w:kern w:val="0"/>
                <w:sz w:val="16"/>
                <w:szCs w:val="16"/>
                <w:vertAlign w:val="superscript"/>
              </w:rPr>
              <w:t>***</w:t>
            </w:r>
          </w:p>
        </w:tc>
        <w:tc>
          <w:tcPr>
            <w:tcW w:w="247" w:type="pct"/>
          </w:tcPr>
          <w:p w14:paraId="55C5D1C2" w14:textId="441AD2D2"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210CD1E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03DD36E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890074B"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874BE1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1AE074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C5AC142"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0B4C1D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17E20AA"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EB7EA61"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4B0EEAA5" w14:textId="77777777" w:rsidTr="00216AF0">
        <w:trPr>
          <w:trHeight w:val="283"/>
        </w:trPr>
        <w:tc>
          <w:tcPr>
            <w:tcW w:w="551" w:type="pct"/>
          </w:tcPr>
          <w:p w14:paraId="6387DC98" w14:textId="295A7FD8"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(10) </w:t>
            </w:r>
            <w:r w:rsidRPr="00AF3057">
              <w:rPr>
                <w:rFonts w:ascii="Times New Roman" w:hAnsi="Times New Roman" w:cs="Times New Roman"/>
                <w:kern w:val="0"/>
                <w:sz w:val="16"/>
                <w:szCs w:val="16"/>
              </w:rPr>
              <w:t>Asset Growth</w:t>
            </w:r>
          </w:p>
        </w:tc>
        <w:tc>
          <w:tcPr>
            <w:tcW w:w="247" w:type="pct"/>
          </w:tcPr>
          <w:p w14:paraId="6E268CFB" w14:textId="0430DB7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0.027</w:t>
            </w:r>
            <w:r w:rsidRPr="00AF3057">
              <w:rPr>
                <w:rFonts w:ascii="Times New Roman" w:hAnsi="Times New Roman" w:cs="Times New Roman"/>
                <w:kern w:val="0"/>
                <w:sz w:val="16"/>
                <w:szCs w:val="16"/>
                <w:vertAlign w:val="superscript"/>
              </w:rPr>
              <w:t>***</w:t>
            </w:r>
          </w:p>
        </w:tc>
        <w:tc>
          <w:tcPr>
            <w:tcW w:w="247" w:type="pct"/>
          </w:tcPr>
          <w:p w14:paraId="57FB6A40" w14:textId="624BEFE0"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-0.057</w:t>
            </w:r>
            <w:r w:rsidRPr="00AF3057">
              <w:rPr>
                <w:rFonts w:ascii="Times New Roman" w:hAnsi="Times New Roman" w:cs="Times New Roman"/>
                <w:kern w:val="0"/>
                <w:sz w:val="16"/>
                <w:szCs w:val="16"/>
                <w:vertAlign w:val="superscript"/>
              </w:rPr>
              <w:t>***</w:t>
            </w:r>
          </w:p>
        </w:tc>
        <w:tc>
          <w:tcPr>
            <w:tcW w:w="247" w:type="pct"/>
          </w:tcPr>
          <w:p w14:paraId="6327F6D5" w14:textId="6EB180F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-0.073</w:t>
            </w:r>
            <w:r w:rsidRPr="00AF3057">
              <w:rPr>
                <w:rFonts w:ascii="Times New Roman" w:hAnsi="Times New Roman" w:cs="Times New Roman"/>
                <w:kern w:val="0"/>
                <w:sz w:val="16"/>
                <w:szCs w:val="16"/>
                <w:vertAlign w:val="superscript"/>
              </w:rPr>
              <w:t>***</w:t>
            </w:r>
          </w:p>
        </w:tc>
        <w:tc>
          <w:tcPr>
            <w:tcW w:w="247" w:type="pct"/>
          </w:tcPr>
          <w:p w14:paraId="0F354490" w14:textId="51068B3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-0.026</w:t>
            </w:r>
            <w:r w:rsidRPr="00AF3057">
              <w:rPr>
                <w:rFonts w:ascii="Times New Roman" w:hAnsi="Times New Roman" w:cs="Times New Roman"/>
                <w:kern w:val="0"/>
                <w:sz w:val="16"/>
                <w:szCs w:val="16"/>
                <w:vertAlign w:val="superscript"/>
              </w:rPr>
              <w:t>***</w:t>
            </w:r>
          </w:p>
        </w:tc>
        <w:tc>
          <w:tcPr>
            <w:tcW w:w="247" w:type="pct"/>
          </w:tcPr>
          <w:p w14:paraId="09941378" w14:textId="193E2CD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-0.020</w:t>
            </w:r>
            <w:r w:rsidRPr="00AF3057">
              <w:rPr>
                <w:rFonts w:ascii="Times New Roman" w:hAnsi="Times New Roman" w:cs="Times New Roman"/>
                <w:kern w:val="0"/>
                <w:sz w:val="16"/>
                <w:szCs w:val="16"/>
                <w:vertAlign w:val="superscript"/>
              </w:rPr>
              <w:t>**</w:t>
            </w:r>
          </w:p>
        </w:tc>
        <w:tc>
          <w:tcPr>
            <w:tcW w:w="247" w:type="pct"/>
          </w:tcPr>
          <w:p w14:paraId="10BB9D31" w14:textId="3D2B42F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-0.020</w:t>
            </w:r>
            <w:r w:rsidRPr="00AF3057">
              <w:rPr>
                <w:rFonts w:ascii="Times New Roman" w:hAnsi="Times New Roman" w:cs="Times New Roman"/>
                <w:kern w:val="0"/>
                <w:sz w:val="16"/>
                <w:szCs w:val="16"/>
                <w:vertAlign w:val="superscript"/>
              </w:rPr>
              <w:t>**</w:t>
            </w:r>
          </w:p>
        </w:tc>
        <w:tc>
          <w:tcPr>
            <w:tcW w:w="247" w:type="pct"/>
          </w:tcPr>
          <w:p w14:paraId="088A15EE" w14:textId="36F5F1A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0.056</w:t>
            </w:r>
            <w:r w:rsidRPr="00AF3057">
              <w:rPr>
                <w:rFonts w:ascii="Times New Roman" w:hAnsi="Times New Roman" w:cs="Times New Roman"/>
                <w:kern w:val="0"/>
                <w:sz w:val="16"/>
                <w:szCs w:val="16"/>
                <w:vertAlign w:val="superscript"/>
              </w:rPr>
              <w:t>***</w:t>
            </w:r>
          </w:p>
        </w:tc>
        <w:tc>
          <w:tcPr>
            <w:tcW w:w="247" w:type="pct"/>
          </w:tcPr>
          <w:p w14:paraId="3477F69F" w14:textId="1B41BE6B"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0.000</w:t>
            </w:r>
          </w:p>
        </w:tc>
        <w:tc>
          <w:tcPr>
            <w:tcW w:w="247" w:type="pct"/>
          </w:tcPr>
          <w:p w14:paraId="793CFD36" w14:textId="69F2068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0.135</w:t>
            </w:r>
            <w:r w:rsidRPr="00AF3057">
              <w:rPr>
                <w:rFonts w:ascii="Times New Roman" w:hAnsi="Times New Roman" w:cs="Times New Roman"/>
                <w:kern w:val="0"/>
                <w:sz w:val="16"/>
                <w:szCs w:val="16"/>
                <w:vertAlign w:val="superscript"/>
              </w:rPr>
              <w:t>***</w:t>
            </w:r>
          </w:p>
        </w:tc>
        <w:tc>
          <w:tcPr>
            <w:tcW w:w="247" w:type="pct"/>
          </w:tcPr>
          <w:p w14:paraId="33CAFD73" w14:textId="3AEC983E"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0D69EFEF"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4265E6B"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F010A5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5F73CF2"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8E9DB5F"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E917B9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0E40276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E346D70"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59B2C317" w14:textId="77777777" w:rsidTr="00216AF0">
        <w:trPr>
          <w:trHeight w:val="283"/>
        </w:trPr>
        <w:tc>
          <w:tcPr>
            <w:tcW w:w="551" w:type="pct"/>
          </w:tcPr>
          <w:p w14:paraId="164C8E71" w14:textId="56322BA3"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(11) </w:t>
            </w:r>
            <w:r w:rsidRPr="00AF3057">
              <w:rPr>
                <w:rFonts w:ascii="Times New Roman" w:hAnsi="Times New Roman" w:cs="Times New Roman"/>
                <w:kern w:val="0"/>
                <w:sz w:val="16"/>
                <w:szCs w:val="16"/>
              </w:rPr>
              <w:t>Cash Holdings</w:t>
            </w:r>
          </w:p>
        </w:tc>
        <w:tc>
          <w:tcPr>
            <w:tcW w:w="247" w:type="pct"/>
          </w:tcPr>
          <w:p w14:paraId="12013801" w14:textId="129617A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-0.031</w:t>
            </w:r>
            <w:r w:rsidRPr="00AF3057">
              <w:rPr>
                <w:rFonts w:ascii="Times New Roman" w:hAnsi="Times New Roman" w:cs="Times New Roman"/>
                <w:kern w:val="0"/>
                <w:sz w:val="16"/>
                <w:szCs w:val="16"/>
                <w:vertAlign w:val="superscript"/>
              </w:rPr>
              <w:t>***</w:t>
            </w:r>
          </w:p>
        </w:tc>
        <w:tc>
          <w:tcPr>
            <w:tcW w:w="247" w:type="pct"/>
          </w:tcPr>
          <w:p w14:paraId="53CE459F" w14:textId="466EF16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-0.125</w:t>
            </w:r>
            <w:r w:rsidRPr="00AF3057">
              <w:rPr>
                <w:rFonts w:ascii="Times New Roman" w:hAnsi="Times New Roman" w:cs="Times New Roman"/>
                <w:kern w:val="0"/>
                <w:sz w:val="16"/>
                <w:szCs w:val="16"/>
                <w:vertAlign w:val="superscript"/>
              </w:rPr>
              <w:t>***</w:t>
            </w:r>
          </w:p>
        </w:tc>
        <w:tc>
          <w:tcPr>
            <w:tcW w:w="247" w:type="pct"/>
          </w:tcPr>
          <w:p w14:paraId="2B51B4A3" w14:textId="24D21D7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-0.168</w:t>
            </w:r>
            <w:r w:rsidRPr="00AF3057">
              <w:rPr>
                <w:rFonts w:ascii="Times New Roman" w:hAnsi="Times New Roman" w:cs="Times New Roman"/>
                <w:kern w:val="0"/>
                <w:sz w:val="16"/>
                <w:szCs w:val="16"/>
                <w:vertAlign w:val="superscript"/>
              </w:rPr>
              <w:t>***</w:t>
            </w:r>
          </w:p>
        </w:tc>
        <w:tc>
          <w:tcPr>
            <w:tcW w:w="247" w:type="pct"/>
          </w:tcPr>
          <w:p w14:paraId="788B9CD0" w14:textId="58AF171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-0.050</w:t>
            </w:r>
            <w:r w:rsidRPr="00AF3057">
              <w:rPr>
                <w:rFonts w:ascii="Times New Roman" w:hAnsi="Times New Roman" w:cs="Times New Roman"/>
                <w:kern w:val="0"/>
                <w:sz w:val="16"/>
                <w:szCs w:val="16"/>
                <w:vertAlign w:val="superscript"/>
              </w:rPr>
              <w:t>***</w:t>
            </w:r>
          </w:p>
        </w:tc>
        <w:tc>
          <w:tcPr>
            <w:tcW w:w="247" w:type="pct"/>
          </w:tcPr>
          <w:p w14:paraId="1F0BE255" w14:textId="06C28C88"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-0.109</w:t>
            </w:r>
            <w:r w:rsidRPr="00AF3057">
              <w:rPr>
                <w:rFonts w:ascii="Times New Roman" w:hAnsi="Times New Roman" w:cs="Times New Roman"/>
                <w:kern w:val="0"/>
                <w:sz w:val="16"/>
                <w:szCs w:val="16"/>
                <w:vertAlign w:val="superscript"/>
              </w:rPr>
              <w:t>***</w:t>
            </w:r>
          </w:p>
        </w:tc>
        <w:tc>
          <w:tcPr>
            <w:tcW w:w="247" w:type="pct"/>
          </w:tcPr>
          <w:p w14:paraId="25F699A4" w14:textId="45046BBA"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-0.321</w:t>
            </w:r>
            <w:r w:rsidRPr="00AF3057">
              <w:rPr>
                <w:rFonts w:ascii="Times New Roman" w:hAnsi="Times New Roman" w:cs="Times New Roman"/>
                <w:kern w:val="0"/>
                <w:sz w:val="16"/>
                <w:szCs w:val="16"/>
                <w:vertAlign w:val="superscript"/>
              </w:rPr>
              <w:t>***</w:t>
            </w:r>
          </w:p>
        </w:tc>
        <w:tc>
          <w:tcPr>
            <w:tcW w:w="247" w:type="pct"/>
          </w:tcPr>
          <w:p w14:paraId="0070FC5A" w14:textId="4EC8EF50"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0.100</w:t>
            </w:r>
            <w:r w:rsidRPr="00AF3057">
              <w:rPr>
                <w:rFonts w:ascii="Times New Roman" w:hAnsi="Times New Roman" w:cs="Times New Roman"/>
                <w:kern w:val="0"/>
                <w:sz w:val="16"/>
                <w:szCs w:val="16"/>
                <w:vertAlign w:val="superscript"/>
              </w:rPr>
              <w:t>***</w:t>
            </w:r>
          </w:p>
        </w:tc>
        <w:tc>
          <w:tcPr>
            <w:tcW w:w="247" w:type="pct"/>
          </w:tcPr>
          <w:p w14:paraId="098DBF06" w14:textId="29E4C0E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-0.285</w:t>
            </w:r>
            <w:r w:rsidRPr="00AF3057">
              <w:rPr>
                <w:rFonts w:ascii="Times New Roman" w:hAnsi="Times New Roman" w:cs="Times New Roman"/>
                <w:kern w:val="0"/>
                <w:sz w:val="16"/>
                <w:szCs w:val="16"/>
                <w:vertAlign w:val="superscript"/>
              </w:rPr>
              <w:t>***</w:t>
            </w:r>
          </w:p>
        </w:tc>
        <w:tc>
          <w:tcPr>
            <w:tcW w:w="247" w:type="pct"/>
          </w:tcPr>
          <w:p w14:paraId="1DE5F0BF" w14:textId="3976A3E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-0.006</w:t>
            </w:r>
          </w:p>
        </w:tc>
        <w:tc>
          <w:tcPr>
            <w:tcW w:w="247" w:type="pct"/>
          </w:tcPr>
          <w:p w14:paraId="19518AC5" w14:textId="04B59DA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0.098</w:t>
            </w:r>
            <w:r w:rsidRPr="00AF3057">
              <w:rPr>
                <w:rFonts w:ascii="Times New Roman" w:hAnsi="Times New Roman" w:cs="Times New Roman"/>
                <w:kern w:val="0"/>
                <w:sz w:val="16"/>
                <w:szCs w:val="16"/>
                <w:vertAlign w:val="superscript"/>
              </w:rPr>
              <w:t>***</w:t>
            </w:r>
          </w:p>
        </w:tc>
        <w:tc>
          <w:tcPr>
            <w:tcW w:w="247" w:type="pct"/>
          </w:tcPr>
          <w:p w14:paraId="68456C50" w14:textId="6E2012AA"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4A5918D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71B7F5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4F1417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66A2F2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2A0B839"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AC84B9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1095E8A"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08A5FFBE" w14:textId="77777777" w:rsidTr="00216AF0">
        <w:trPr>
          <w:trHeight w:val="283"/>
        </w:trPr>
        <w:tc>
          <w:tcPr>
            <w:tcW w:w="551" w:type="pct"/>
          </w:tcPr>
          <w:p w14:paraId="39F32A2A" w14:textId="1A98E744"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(12) </w:t>
            </w:r>
            <w:r w:rsidRPr="00AF3057">
              <w:rPr>
                <w:rFonts w:ascii="Times New Roman" w:hAnsi="Times New Roman" w:cs="Times New Roman"/>
                <w:kern w:val="0"/>
                <w:sz w:val="16"/>
                <w:szCs w:val="16"/>
              </w:rPr>
              <w:t>Institutional Ownership</w:t>
            </w:r>
          </w:p>
        </w:tc>
        <w:tc>
          <w:tcPr>
            <w:tcW w:w="247" w:type="pct"/>
          </w:tcPr>
          <w:p w14:paraId="40A55ACF" w14:textId="3ECDDACE"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0.014</w:t>
            </w:r>
          </w:p>
        </w:tc>
        <w:tc>
          <w:tcPr>
            <w:tcW w:w="247" w:type="pct"/>
          </w:tcPr>
          <w:p w14:paraId="229990F7" w14:textId="68F8C8DA"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-0.107</w:t>
            </w:r>
            <w:r w:rsidRPr="00AF3057">
              <w:rPr>
                <w:rFonts w:ascii="Times New Roman" w:hAnsi="Times New Roman" w:cs="Times New Roman"/>
                <w:kern w:val="0"/>
                <w:sz w:val="16"/>
                <w:szCs w:val="16"/>
                <w:vertAlign w:val="superscript"/>
              </w:rPr>
              <w:t>***</w:t>
            </w:r>
          </w:p>
        </w:tc>
        <w:tc>
          <w:tcPr>
            <w:tcW w:w="247" w:type="pct"/>
          </w:tcPr>
          <w:p w14:paraId="785B1E6E" w14:textId="0D3B2DF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-0.133</w:t>
            </w:r>
            <w:r w:rsidRPr="00AF3057">
              <w:rPr>
                <w:rFonts w:ascii="Times New Roman" w:hAnsi="Times New Roman" w:cs="Times New Roman"/>
                <w:kern w:val="0"/>
                <w:sz w:val="16"/>
                <w:szCs w:val="16"/>
                <w:vertAlign w:val="superscript"/>
              </w:rPr>
              <w:t>***</w:t>
            </w:r>
          </w:p>
        </w:tc>
        <w:tc>
          <w:tcPr>
            <w:tcW w:w="247" w:type="pct"/>
          </w:tcPr>
          <w:p w14:paraId="5AAB65D5" w14:textId="7CAB673E"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-0.057</w:t>
            </w:r>
            <w:r w:rsidRPr="00AF3057">
              <w:rPr>
                <w:rFonts w:ascii="Times New Roman" w:hAnsi="Times New Roman" w:cs="Times New Roman"/>
                <w:kern w:val="0"/>
                <w:sz w:val="16"/>
                <w:szCs w:val="16"/>
                <w:vertAlign w:val="superscript"/>
              </w:rPr>
              <w:t>***</w:t>
            </w:r>
          </w:p>
        </w:tc>
        <w:tc>
          <w:tcPr>
            <w:tcW w:w="247" w:type="pct"/>
          </w:tcPr>
          <w:p w14:paraId="7C6E9097" w14:textId="0804B083"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-0.089</w:t>
            </w:r>
            <w:r w:rsidRPr="00AF3057">
              <w:rPr>
                <w:rFonts w:ascii="Times New Roman" w:hAnsi="Times New Roman" w:cs="Times New Roman"/>
                <w:kern w:val="0"/>
                <w:sz w:val="16"/>
                <w:szCs w:val="16"/>
                <w:vertAlign w:val="superscript"/>
              </w:rPr>
              <w:t>***</w:t>
            </w:r>
          </w:p>
        </w:tc>
        <w:tc>
          <w:tcPr>
            <w:tcW w:w="247" w:type="pct"/>
          </w:tcPr>
          <w:p w14:paraId="38ADE67E" w14:textId="521EE4F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-0.187</w:t>
            </w:r>
            <w:r w:rsidRPr="00AF3057">
              <w:rPr>
                <w:rFonts w:ascii="Times New Roman" w:hAnsi="Times New Roman" w:cs="Times New Roman"/>
                <w:kern w:val="0"/>
                <w:sz w:val="16"/>
                <w:szCs w:val="16"/>
                <w:vertAlign w:val="superscript"/>
              </w:rPr>
              <w:t>***</w:t>
            </w:r>
          </w:p>
        </w:tc>
        <w:tc>
          <w:tcPr>
            <w:tcW w:w="247" w:type="pct"/>
          </w:tcPr>
          <w:p w14:paraId="02705083" w14:textId="43F14A42"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-0.002</w:t>
            </w:r>
          </w:p>
        </w:tc>
        <w:tc>
          <w:tcPr>
            <w:tcW w:w="247" w:type="pct"/>
          </w:tcPr>
          <w:p w14:paraId="29CD51D0" w14:textId="0677B0B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0.056</w:t>
            </w:r>
            <w:r w:rsidRPr="00AF3057">
              <w:rPr>
                <w:rFonts w:ascii="Times New Roman" w:hAnsi="Times New Roman" w:cs="Times New Roman"/>
                <w:kern w:val="0"/>
                <w:sz w:val="16"/>
                <w:szCs w:val="16"/>
                <w:vertAlign w:val="superscript"/>
              </w:rPr>
              <w:t>***</w:t>
            </w:r>
          </w:p>
        </w:tc>
        <w:tc>
          <w:tcPr>
            <w:tcW w:w="247" w:type="pct"/>
          </w:tcPr>
          <w:p w14:paraId="44C85016" w14:textId="5B5194F3"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0.010</w:t>
            </w:r>
          </w:p>
        </w:tc>
        <w:tc>
          <w:tcPr>
            <w:tcW w:w="247" w:type="pct"/>
          </w:tcPr>
          <w:p w14:paraId="53B53D53" w14:textId="260F90A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0.040</w:t>
            </w:r>
            <w:r w:rsidRPr="00AF3057">
              <w:rPr>
                <w:rFonts w:ascii="Times New Roman" w:hAnsi="Times New Roman" w:cs="Times New Roman"/>
                <w:kern w:val="0"/>
                <w:sz w:val="16"/>
                <w:szCs w:val="16"/>
                <w:vertAlign w:val="superscript"/>
              </w:rPr>
              <w:t>***</w:t>
            </w:r>
          </w:p>
        </w:tc>
        <w:tc>
          <w:tcPr>
            <w:tcW w:w="247" w:type="pct"/>
          </w:tcPr>
          <w:p w14:paraId="6AFE711E" w14:textId="1169F08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0.014</w:t>
            </w:r>
          </w:p>
        </w:tc>
        <w:tc>
          <w:tcPr>
            <w:tcW w:w="247" w:type="pct"/>
          </w:tcPr>
          <w:p w14:paraId="3E466F2E" w14:textId="79F7721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2F24051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3E4F55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1A5C3BB"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F52B9B1"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03AAB690"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72A5E12"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436A3DA9" w14:textId="77777777" w:rsidTr="00216AF0">
        <w:trPr>
          <w:trHeight w:val="283"/>
        </w:trPr>
        <w:tc>
          <w:tcPr>
            <w:tcW w:w="551" w:type="pct"/>
          </w:tcPr>
          <w:p w14:paraId="6350C3A9" w14:textId="17D48912"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(13) </w:t>
            </w:r>
            <w:r w:rsidRPr="00AF3057">
              <w:rPr>
                <w:rFonts w:ascii="Times New Roman" w:hAnsi="Times New Roman" w:cs="Times New Roman"/>
                <w:kern w:val="0"/>
                <w:sz w:val="16"/>
                <w:szCs w:val="16"/>
              </w:rPr>
              <w:t>Big 4 Auditor</w:t>
            </w:r>
          </w:p>
        </w:tc>
        <w:tc>
          <w:tcPr>
            <w:tcW w:w="247" w:type="pct"/>
          </w:tcPr>
          <w:p w14:paraId="2C6F079B" w14:textId="3FEA4E54"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0.004</w:t>
            </w:r>
          </w:p>
        </w:tc>
        <w:tc>
          <w:tcPr>
            <w:tcW w:w="247" w:type="pct"/>
          </w:tcPr>
          <w:p w14:paraId="3A839DA6" w14:textId="1346A81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0.221</w:t>
            </w:r>
            <w:r w:rsidRPr="00AF3057">
              <w:rPr>
                <w:rFonts w:ascii="Times New Roman" w:hAnsi="Times New Roman" w:cs="Times New Roman"/>
                <w:kern w:val="0"/>
                <w:sz w:val="16"/>
                <w:szCs w:val="16"/>
                <w:vertAlign w:val="superscript"/>
              </w:rPr>
              <w:t>***</w:t>
            </w:r>
          </w:p>
        </w:tc>
        <w:tc>
          <w:tcPr>
            <w:tcW w:w="247" w:type="pct"/>
          </w:tcPr>
          <w:p w14:paraId="6643C910" w14:textId="16F9A8C8"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0.214</w:t>
            </w:r>
            <w:r w:rsidRPr="00AF3057">
              <w:rPr>
                <w:rFonts w:ascii="Times New Roman" w:hAnsi="Times New Roman" w:cs="Times New Roman"/>
                <w:kern w:val="0"/>
                <w:sz w:val="16"/>
                <w:szCs w:val="16"/>
                <w:vertAlign w:val="superscript"/>
              </w:rPr>
              <w:t>***</w:t>
            </w:r>
          </w:p>
        </w:tc>
        <w:tc>
          <w:tcPr>
            <w:tcW w:w="247" w:type="pct"/>
          </w:tcPr>
          <w:p w14:paraId="518549E5" w14:textId="0315E34B"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0.197</w:t>
            </w:r>
            <w:r w:rsidRPr="00AF3057">
              <w:rPr>
                <w:rFonts w:ascii="Times New Roman" w:hAnsi="Times New Roman" w:cs="Times New Roman"/>
                <w:kern w:val="0"/>
                <w:sz w:val="16"/>
                <w:szCs w:val="16"/>
                <w:vertAlign w:val="superscript"/>
              </w:rPr>
              <w:t>***</w:t>
            </w:r>
          </w:p>
        </w:tc>
        <w:tc>
          <w:tcPr>
            <w:tcW w:w="247" w:type="pct"/>
          </w:tcPr>
          <w:p w14:paraId="0170C34B" w14:textId="72AB681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0.046</w:t>
            </w:r>
            <w:r w:rsidRPr="00AF3057">
              <w:rPr>
                <w:rFonts w:ascii="Times New Roman" w:hAnsi="Times New Roman" w:cs="Times New Roman"/>
                <w:kern w:val="0"/>
                <w:sz w:val="16"/>
                <w:szCs w:val="16"/>
                <w:vertAlign w:val="superscript"/>
              </w:rPr>
              <w:t>***</w:t>
            </w:r>
          </w:p>
        </w:tc>
        <w:tc>
          <w:tcPr>
            <w:tcW w:w="247" w:type="pct"/>
          </w:tcPr>
          <w:p w14:paraId="5E00B357" w14:textId="0AFD2D60"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0.337</w:t>
            </w:r>
            <w:r w:rsidRPr="00AF3057">
              <w:rPr>
                <w:rFonts w:ascii="Times New Roman" w:hAnsi="Times New Roman" w:cs="Times New Roman"/>
                <w:kern w:val="0"/>
                <w:sz w:val="16"/>
                <w:szCs w:val="16"/>
                <w:vertAlign w:val="superscript"/>
              </w:rPr>
              <w:t>***</w:t>
            </w:r>
          </w:p>
        </w:tc>
        <w:tc>
          <w:tcPr>
            <w:tcW w:w="247" w:type="pct"/>
          </w:tcPr>
          <w:p w14:paraId="5BECF90E" w14:textId="181F76E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0.004</w:t>
            </w:r>
          </w:p>
        </w:tc>
        <w:tc>
          <w:tcPr>
            <w:tcW w:w="247" w:type="pct"/>
          </w:tcPr>
          <w:p w14:paraId="2D1B7B55" w14:textId="2C4B18C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0.139</w:t>
            </w:r>
            <w:r w:rsidRPr="00AF3057">
              <w:rPr>
                <w:rFonts w:ascii="Times New Roman" w:hAnsi="Times New Roman" w:cs="Times New Roman"/>
                <w:kern w:val="0"/>
                <w:sz w:val="16"/>
                <w:szCs w:val="16"/>
                <w:vertAlign w:val="superscript"/>
              </w:rPr>
              <w:t>***</w:t>
            </w:r>
          </w:p>
        </w:tc>
        <w:tc>
          <w:tcPr>
            <w:tcW w:w="247" w:type="pct"/>
          </w:tcPr>
          <w:p w14:paraId="12573F47" w14:textId="75AA4EBE"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0.054</w:t>
            </w:r>
            <w:r w:rsidRPr="00AF3057">
              <w:rPr>
                <w:rFonts w:ascii="Times New Roman" w:hAnsi="Times New Roman" w:cs="Times New Roman"/>
                <w:kern w:val="0"/>
                <w:sz w:val="16"/>
                <w:szCs w:val="16"/>
                <w:vertAlign w:val="superscript"/>
              </w:rPr>
              <w:t>***</w:t>
            </w:r>
          </w:p>
        </w:tc>
        <w:tc>
          <w:tcPr>
            <w:tcW w:w="247" w:type="pct"/>
          </w:tcPr>
          <w:p w14:paraId="382340A3" w14:textId="7235CCB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-0.053</w:t>
            </w:r>
            <w:r w:rsidRPr="00AF3057">
              <w:rPr>
                <w:rFonts w:ascii="Times New Roman" w:hAnsi="Times New Roman" w:cs="Times New Roman"/>
                <w:kern w:val="0"/>
                <w:sz w:val="16"/>
                <w:szCs w:val="16"/>
                <w:vertAlign w:val="superscript"/>
              </w:rPr>
              <w:t>***</w:t>
            </w:r>
          </w:p>
        </w:tc>
        <w:tc>
          <w:tcPr>
            <w:tcW w:w="247" w:type="pct"/>
          </w:tcPr>
          <w:p w14:paraId="3B738FBF" w14:textId="03A2AA1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-0.096</w:t>
            </w:r>
            <w:r w:rsidRPr="00AF3057">
              <w:rPr>
                <w:rFonts w:ascii="Times New Roman" w:hAnsi="Times New Roman" w:cs="Times New Roman"/>
                <w:kern w:val="0"/>
                <w:sz w:val="16"/>
                <w:szCs w:val="16"/>
                <w:vertAlign w:val="superscript"/>
              </w:rPr>
              <w:t>***</w:t>
            </w:r>
          </w:p>
        </w:tc>
        <w:tc>
          <w:tcPr>
            <w:tcW w:w="247" w:type="pct"/>
          </w:tcPr>
          <w:p w14:paraId="5B5E66C1" w14:textId="78607693"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0.052</w:t>
            </w:r>
            <w:r w:rsidRPr="00AF3057">
              <w:rPr>
                <w:rFonts w:ascii="Times New Roman" w:hAnsi="Times New Roman" w:cs="Times New Roman"/>
                <w:kern w:val="0"/>
                <w:sz w:val="16"/>
                <w:szCs w:val="16"/>
                <w:vertAlign w:val="superscript"/>
              </w:rPr>
              <w:t>***</w:t>
            </w:r>
          </w:p>
        </w:tc>
        <w:tc>
          <w:tcPr>
            <w:tcW w:w="247" w:type="pct"/>
          </w:tcPr>
          <w:p w14:paraId="4F98E82F" w14:textId="6C6F37C0"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38102665"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E9DC9E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658961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F83AA8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931EEA3"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2B2A09FB" w14:textId="77777777" w:rsidTr="00216AF0">
        <w:trPr>
          <w:trHeight w:val="283"/>
        </w:trPr>
        <w:tc>
          <w:tcPr>
            <w:tcW w:w="551" w:type="pct"/>
          </w:tcPr>
          <w:p w14:paraId="5DCC4E71" w14:textId="0658934F"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(14) </w:t>
            </w:r>
            <w:r w:rsidRPr="00AF3057">
              <w:rPr>
                <w:rFonts w:ascii="Times New Roman" w:hAnsi="Times New Roman" w:cs="Times New Roman"/>
                <w:kern w:val="0"/>
                <w:sz w:val="16"/>
                <w:szCs w:val="16"/>
              </w:rPr>
              <w:t>Firm Age</w:t>
            </w:r>
          </w:p>
        </w:tc>
        <w:tc>
          <w:tcPr>
            <w:tcW w:w="247" w:type="pct"/>
          </w:tcPr>
          <w:p w14:paraId="01EA1AEC" w14:textId="7013F5C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0.031</w:t>
            </w:r>
            <w:r w:rsidRPr="00AF3057">
              <w:rPr>
                <w:rFonts w:ascii="Times New Roman" w:hAnsi="Times New Roman" w:cs="Times New Roman"/>
                <w:kern w:val="0"/>
                <w:sz w:val="16"/>
                <w:szCs w:val="16"/>
                <w:vertAlign w:val="superscript"/>
              </w:rPr>
              <w:t>***</w:t>
            </w:r>
          </w:p>
        </w:tc>
        <w:tc>
          <w:tcPr>
            <w:tcW w:w="247" w:type="pct"/>
          </w:tcPr>
          <w:p w14:paraId="0D17895C" w14:textId="7DE22AB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0.234</w:t>
            </w:r>
            <w:r w:rsidRPr="00AF3057">
              <w:rPr>
                <w:rFonts w:ascii="Times New Roman" w:hAnsi="Times New Roman" w:cs="Times New Roman"/>
                <w:kern w:val="0"/>
                <w:sz w:val="16"/>
                <w:szCs w:val="16"/>
                <w:vertAlign w:val="superscript"/>
              </w:rPr>
              <w:t>***</w:t>
            </w:r>
          </w:p>
        </w:tc>
        <w:tc>
          <w:tcPr>
            <w:tcW w:w="247" w:type="pct"/>
          </w:tcPr>
          <w:p w14:paraId="5AFD35AF" w14:textId="2A2F1A1A"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0.257</w:t>
            </w:r>
            <w:r w:rsidRPr="00AF3057">
              <w:rPr>
                <w:rFonts w:ascii="Times New Roman" w:hAnsi="Times New Roman" w:cs="Times New Roman"/>
                <w:kern w:val="0"/>
                <w:sz w:val="16"/>
                <w:szCs w:val="16"/>
                <w:vertAlign w:val="superscript"/>
              </w:rPr>
              <w:t>***</w:t>
            </w:r>
          </w:p>
        </w:tc>
        <w:tc>
          <w:tcPr>
            <w:tcW w:w="247" w:type="pct"/>
          </w:tcPr>
          <w:p w14:paraId="3F01724D" w14:textId="362AC0E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0.169</w:t>
            </w:r>
            <w:r w:rsidRPr="00AF3057">
              <w:rPr>
                <w:rFonts w:ascii="Times New Roman" w:hAnsi="Times New Roman" w:cs="Times New Roman"/>
                <w:kern w:val="0"/>
                <w:sz w:val="16"/>
                <w:szCs w:val="16"/>
                <w:vertAlign w:val="superscript"/>
              </w:rPr>
              <w:t>***</w:t>
            </w:r>
          </w:p>
        </w:tc>
        <w:tc>
          <w:tcPr>
            <w:tcW w:w="247" w:type="pct"/>
          </w:tcPr>
          <w:p w14:paraId="358AC891" w14:textId="68332E1E"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0.161</w:t>
            </w:r>
            <w:r w:rsidRPr="00AF3057">
              <w:rPr>
                <w:rFonts w:ascii="Times New Roman" w:hAnsi="Times New Roman" w:cs="Times New Roman"/>
                <w:kern w:val="0"/>
                <w:sz w:val="16"/>
                <w:szCs w:val="16"/>
                <w:vertAlign w:val="superscript"/>
              </w:rPr>
              <w:t>***</w:t>
            </w:r>
          </w:p>
        </w:tc>
        <w:tc>
          <w:tcPr>
            <w:tcW w:w="247" w:type="pct"/>
          </w:tcPr>
          <w:p w14:paraId="283D3F4A" w14:textId="6F40B39B"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0.299</w:t>
            </w:r>
            <w:r w:rsidRPr="00AF3057">
              <w:rPr>
                <w:rFonts w:ascii="Times New Roman" w:hAnsi="Times New Roman" w:cs="Times New Roman"/>
                <w:kern w:val="0"/>
                <w:sz w:val="16"/>
                <w:szCs w:val="16"/>
                <w:vertAlign w:val="superscript"/>
              </w:rPr>
              <w:t>***</w:t>
            </w:r>
          </w:p>
        </w:tc>
        <w:tc>
          <w:tcPr>
            <w:tcW w:w="247" w:type="pct"/>
          </w:tcPr>
          <w:p w14:paraId="50B1C0D7" w14:textId="7F6977E8"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-0.032</w:t>
            </w:r>
            <w:r w:rsidRPr="00AF3057">
              <w:rPr>
                <w:rFonts w:ascii="Times New Roman" w:hAnsi="Times New Roman" w:cs="Times New Roman"/>
                <w:kern w:val="0"/>
                <w:sz w:val="16"/>
                <w:szCs w:val="16"/>
                <w:vertAlign w:val="superscript"/>
              </w:rPr>
              <w:t>***</w:t>
            </w:r>
          </w:p>
        </w:tc>
        <w:tc>
          <w:tcPr>
            <w:tcW w:w="247" w:type="pct"/>
          </w:tcPr>
          <w:p w14:paraId="4E3FD278" w14:textId="4277670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-0.049</w:t>
            </w:r>
            <w:r w:rsidRPr="00AF3057">
              <w:rPr>
                <w:rFonts w:ascii="Times New Roman" w:hAnsi="Times New Roman" w:cs="Times New Roman"/>
                <w:kern w:val="0"/>
                <w:sz w:val="16"/>
                <w:szCs w:val="16"/>
                <w:vertAlign w:val="superscript"/>
              </w:rPr>
              <w:t>***</w:t>
            </w:r>
          </w:p>
        </w:tc>
        <w:tc>
          <w:tcPr>
            <w:tcW w:w="247" w:type="pct"/>
          </w:tcPr>
          <w:p w14:paraId="017A21AF" w14:textId="0B0EAD4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0.089</w:t>
            </w:r>
            <w:r w:rsidRPr="00AF3057">
              <w:rPr>
                <w:rFonts w:ascii="Times New Roman" w:hAnsi="Times New Roman" w:cs="Times New Roman"/>
                <w:kern w:val="0"/>
                <w:sz w:val="16"/>
                <w:szCs w:val="16"/>
                <w:vertAlign w:val="superscript"/>
              </w:rPr>
              <w:t>***</w:t>
            </w:r>
          </w:p>
        </w:tc>
        <w:tc>
          <w:tcPr>
            <w:tcW w:w="247" w:type="pct"/>
          </w:tcPr>
          <w:p w14:paraId="456AF31E" w14:textId="0A8AE7B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-0.104</w:t>
            </w:r>
            <w:r w:rsidRPr="00AF3057">
              <w:rPr>
                <w:rFonts w:ascii="Times New Roman" w:hAnsi="Times New Roman" w:cs="Times New Roman"/>
                <w:kern w:val="0"/>
                <w:sz w:val="16"/>
                <w:szCs w:val="16"/>
                <w:vertAlign w:val="superscript"/>
              </w:rPr>
              <w:t>***</w:t>
            </w:r>
          </w:p>
        </w:tc>
        <w:tc>
          <w:tcPr>
            <w:tcW w:w="247" w:type="pct"/>
          </w:tcPr>
          <w:p w14:paraId="32FD96C0" w14:textId="14CEE62B"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-0.230</w:t>
            </w:r>
            <w:r w:rsidRPr="00AF3057">
              <w:rPr>
                <w:rFonts w:ascii="Times New Roman" w:hAnsi="Times New Roman" w:cs="Times New Roman"/>
                <w:kern w:val="0"/>
                <w:sz w:val="16"/>
                <w:szCs w:val="16"/>
                <w:vertAlign w:val="superscript"/>
              </w:rPr>
              <w:t>***</w:t>
            </w:r>
          </w:p>
        </w:tc>
        <w:tc>
          <w:tcPr>
            <w:tcW w:w="247" w:type="pct"/>
          </w:tcPr>
          <w:p w14:paraId="458D0251" w14:textId="7B13BD1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-0.188</w:t>
            </w:r>
            <w:r w:rsidRPr="00AF3057">
              <w:rPr>
                <w:rFonts w:ascii="Times New Roman" w:hAnsi="Times New Roman" w:cs="Times New Roman"/>
                <w:kern w:val="0"/>
                <w:sz w:val="16"/>
                <w:szCs w:val="16"/>
                <w:vertAlign w:val="superscript"/>
              </w:rPr>
              <w:t>***</w:t>
            </w:r>
          </w:p>
        </w:tc>
        <w:tc>
          <w:tcPr>
            <w:tcW w:w="247" w:type="pct"/>
          </w:tcPr>
          <w:p w14:paraId="4D9EAA9A" w14:textId="34FFCCE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0.083</w:t>
            </w:r>
            <w:r w:rsidRPr="00AF3057">
              <w:rPr>
                <w:rFonts w:ascii="Times New Roman" w:hAnsi="Times New Roman" w:cs="Times New Roman"/>
                <w:kern w:val="0"/>
                <w:sz w:val="16"/>
                <w:szCs w:val="16"/>
                <w:vertAlign w:val="superscript"/>
              </w:rPr>
              <w:t>***</w:t>
            </w:r>
          </w:p>
        </w:tc>
        <w:tc>
          <w:tcPr>
            <w:tcW w:w="247" w:type="pct"/>
          </w:tcPr>
          <w:p w14:paraId="5B03B33B" w14:textId="5EF65FC4"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37FFBDB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91EFDA9"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4F61BDA"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09763C5"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011AB70E" w14:textId="77777777" w:rsidTr="00216AF0">
        <w:trPr>
          <w:trHeight w:val="283"/>
        </w:trPr>
        <w:tc>
          <w:tcPr>
            <w:tcW w:w="551" w:type="pct"/>
          </w:tcPr>
          <w:p w14:paraId="06CDB25C" w14:textId="43F33FF9"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(15) </w:t>
            </w:r>
            <w:r w:rsidRPr="00AF3057">
              <w:rPr>
                <w:rFonts w:ascii="Times New Roman" w:hAnsi="Times New Roman" w:cs="Times New Roman"/>
                <w:kern w:val="0"/>
                <w:sz w:val="16"/>
                <w:szCs w:val="16"/>
              </w:rPr>
              <w:t>CEO Age</w:t>
            </w:r>
          </w:p>
        </w:tc>
        <w:tc>
          <w:tcPr>
            <w:tcW w:w="247" w:type="pct"/>
          </w:tcPr>
          <w:p w14:paraId="1C403489" w14:textId="13E192F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0.037</w:t>
            </w:r>
            <w:r w:rsidRPr="00AF3057">
              <w:rPr>
                <w:rFonts w:ascii="Times New Roman" w:hAnsi="Times New Roman" w:cs="Times New Roman"/>
                <w:kern w:val="0"/>
                <w:sz w:val="16"/>
                <w:szCs w:val="16"/>
                <w:vertAlign w:val="superscript"/>
              </w:rPr>
              <w:t>***</w:t>
            </w:r>
          </w:p>
        </w:tc>
        <w:tc>
          <w:tcPr>
            <w:tcW w:w="247" w:type="pct"/>
          </w:tcPr>
          <w:p w14:paraId="662C3FB0" w14:textId="1372E9FA"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0.002</w:t>
            </w:r>
          </w:p>
        </w:tc>
        <w:tc>
          <w:tcPr>
            <w:tcW w:w="247" w:type="pct"/>
          </w:tcPr>
          <w:p w14:paraId="4A942D8F" w14:textId="5F97D61E"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0.007</w:t>
            </w:r>
          </w:p>
        </w:tc>
        <w:tc>
          <w:tcPr>
            <w:tcW w:w="247" w:type="pct"/>
          </w:tcPr>
          <w:p w14:paraId="31A4B2FF" w14:textId="57812263"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-0.006</w:t>
            </w:r>
          </w:p>
        </w:tc>
        <w:tc>
          <w:tcPr>
            <w:tcW w:w="247" w:type="pct"/>
          </w:tcPr>
          <w:p w14:paraId="1673B7A2" w14:textId="7B4FB75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0.030</w:t>
            </w:r>
            <w:r w:rsidRPr="00AF3057">
              <w:rPr>
                <w:rFonts w:ascii="Times New Roman" w:hAnsi="Times New Roman" w:cs="Times New Roman"/>
                <w:kern w:val="0"/>
                <w:sz w:val="16"/>
                <w:szCs w:val="16"/>
                <w:vertAlign w:val="superscript"/>
              </w:rPr>
              <w:t>***</w:t>
            </w:r>
          </w:p>
        </w:tc>
        <w:tc>
          <w:tcPr>
            <w:tcW w:w="247" w:type="pct"/>
          </w:tcPr>
          <w:p w14:paraId="705870E7" w14:textId="336A5C0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0.022</w:t>
            </w:r>
            <w:r w:rsidRPr="00AF3057">
              <w:rPr>
                <w:rFonts w:ascii="Times New Roman" w:hAnsi="Times New Roman" w:cs="Times New Roman"/>
                <w:kern w:val="0"/>
                <w:sz w:val="16"/>
                <w:szCs w:val="16"/>
                <w:vertAlign w:val="superscript"/>
              </w:rPr>
              <w:t>**</w:t>
            </w:r>
          </w:p>
        </w:tc>
        <w:tc>
          <w:tcPr>
            <w:tcW w:w="247" w:type="pct"/>
          </w:tcPr>
          <w:p w14:paraId="0BF050D2" w14:textId="79F909B2"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-0.029</w:t>
            </w:r>
            <w:r w:rsidRPr="00AF3057">
              <w:rPr>
                <w:rFonts w:ascii="Times New Roman" w:hAnsi="Times New Roman" w:cs="Times New Roman"/>
                <w:kern w:val="0"/>
                <w:sz w:val="16"/>
                <w:szCs w:val="16"/>
                <w:vertAlign w:val="superscript"/>
              </w:rPr>
              <w:t>***</w:t>
            </w:r>
          </w:p>
        </w:tc>
        <w:tc>
          <w:tcPr>
            <w:tcW w:w="247" w:type="pct"/>
          </w:tcPr>
          <w:p w14:paraId="1D59485B" w14:textId="30E29F20"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-0.006</w:t>
            </w:r>
          </w:p>
        </w:tc>
        <w:tc>
          <w:tcPr>
            <w:tcW w:w="247" w:type="pct"/>
          </w:tcPr>
          <w:p w14:paraId="05398A27" w14:textId="61D3095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0.035</w:t>
            </w:r>
            <w:r w:rsidRPr="00AF3057">
              <w:rPr>
                <w:rFonts w:ascii="Times New Roman" w:hAnsi="Times New Roman" w:cs="Times New Roman"/>
                <w:kern w:val="0"/>
                <w:sz w:val="16"/>
                <w:szCs w:val="16"/>
                <w:vertAlign w:val="superscript"/>
              </w:rPr>
              <w:t>***</w:t>
            </w:r>
          </w:p>
        </w:tc>
        <w:tc>
          <w:tcPr>
            <w:tcW w:w="247" w:type="pct"/>
          </w:tcPr>
          <w:p w14:paraId="0B75AB66" w14:textId="20ADC21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-0.031</w:t>
            </w:r>
            <w:r w:rsidRPr="00AF3057">
              <w:rPr>
                <w:rFonts w:ascii="Times New Roman" w:hAnsi="Times New Roman" w:cs="Times New Roman"/>
                <w:kern w:val="0"/>
                <w:sz w:val="16"/>
                <w:szCs w:val="16"/>
                <w:vertAlign w:val="superscript"/>
              </w:rPr>
              <w:t>***</w:t>
            </w:r>
          </w:p>
        </w:tc>
        <w:tc>
          <w:tcPr>
            <w:tcW w:w="247" w:type="pct"/>
          </w:tcPr>
          <w:p w14:paraId="3C3D287E" w14:textId="23AB956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-0.046</w:t>
            </w:r>
            <w:r w:rsidRPr="00AF3057">
              <w:rPr>
                <w:rFonts w:ascii="Times New Roman" w:hAnsi="Times New Roman" w:cs="Times New Roman"/>
                <w:kern w:val="0"/>
                <w:sz w:val="16"/>
                <w:szCs w:val="16"/>
                <w:vertAlign w:val="superscript"/>
              </w:rPr>
              <w:t>***</w:t>
            </w:r>
          </w:p>
        </w:tc>
        <w:tc>
          <w:tcPr>
            <w:tcW w:w="247" w:type="pct"/>
          </w:tcPr>
          <w:p w14:paraId="11474BB5" w14:textId="1C633B52"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-0.060</w:t>
            </w:r>
            <w:r w:rsidRPr="00AF3057">
              <w:rPr>
                <w:rFonts w:ascii="Times New Roman" w:hAnsi="Times New Roman" w:cs="Times New Roman"/>
                <w:kern w:val="0"/>
                <w:sz w:val="16"/>
                <w:szCs w:val="16"/>
                <w:vertAlign w:val="superscript"/>
              </w:rPr>
              <w:t>***</w:t>
            </w:r>
          </w:p>
        </w:tc>
        <w:tc>
          <w:tcPr>
            <w:tcW w:w="247" w:type="pct"/>
          </w:tcPr>
          <w:p w14:paraId="773021BD" w14:textId="3B8A2EDB"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-0.065</w:t>
            </w:r>
            <w:r w:rsidRPr="00AF3057">
              <w:rPr>
                <w:rFonts w:ascii="Times New Roman" w:hAnsi="Times New Roman" w:cs="Times New Roman"/>
                <w:kern w:val="0"/>
                <w:sz w:val="16"/>
                <w:szCs w:val="16"/>
                <w:vertAlign w:val="superscript"/>
              </w:rPr>
              <w:t>***</w:t>
            </w:r>
          </w:p>
        </w:tc>
        <w:tc>
          <w:tcPr>
            <w:tcW w:w="247" w:type="pct"/>
          </w:tcPr>
          <w:p w14:paraId="0C8B3857" w14:textId="58191142"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0.080</w:t>
            </w:r>
            <w:r w:rsidRPr="00AF3057">
              <w:rPr>
                <w:rFonts w:ascii="Times New Roman" w:hAnsi="Times New Roman" w:cs="Times New Roman"/>
                <w:kern w:val="0"/>
                <w:sz w:val="16"/>
                <w:szCs w:val="16"/>
                <w:vertAlign w:val="superscript"/>
              </w:rPr>
              <w:t>***</w:t>
            </w:r>
          </w:p>
        </w:tc>
        <w:tc>
          <w:tcPr>
            <w:tcW w:w="247" w:type="pct"/>
          </w:tcPr>
          <w:p w14:paraId="53FD0BA4" w14:textId="32447CBB"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2DB46899"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D1D7D23"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F56937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42E056F9" w14:textId="77777777" w:rsidTr="00216AF0">
        <w:trPr>
          <w:trHeight w:val="283"/>
        </w:trPr>
        <w:tc>
          <w:tcPr>
            <w:tcW w:w="551" w:type="pct"/>
          </w:tcPr>
          <w:p w14:paraId="78ED477C" w14:textId="532027AF"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(16) </w:t>
            </w:r>
            <w:r w:rsidRPr="00AF3057">
              <w:rPr>
                <w:rFonts w:ascii="Times New Roman" w:hAnsi="Times New Roman" w:cs="Times New Roman"/>
                <w:kern w:val="0"/>
                <w:sz w:val="16"/>
                <w:szCs w:val="16"/>
              </w:rPr>
              <w:t>CEO Gender</w:t>
            </w:r>
          </w:p>
        </w:tc>
        <w:tc>
          <w:tcPr>
            <w:tcW w:w="247" w:type="pct"/>
          </w:tcPr>
          <w:p w14:paraId="41DC511D" w14:textId="15AE19C2"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-0.016</w:t>
            </w:r>
            <w:r w:rsidRPr="00AF3057">
              <w:rPr>
                <w:rFonts w:ascii="Times New Roman" w:hAnsi="Times New Roman" w:cs="Times New Roman"/>
                <w:kern w:val="0"/>
                <w:sz w:val="16"/>
                <w:szCs w:val="16"/>
                <w:vertAlign w:val="superscript"/>
              </w:rPr>
              <w:t>*</w:t>
            </w:r>
          </w:p>
        </w:tc>
        <w:tc>
          <w:tcPr>
            <w:tcW w:w="247" w:type="pct"/>
          </w:tcPr>
          <w:p w14:paraId="3C20AEA9" w14:textId="655A6AE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-0.055</w:t>
            </w:r>
            <w:r w:rsidRPr="00AF3057">
              <w:rPr>
                <w:rFonts w:ascii="Times New Roman" w:hAnsi="Times New Roman" w:cs="Times New Roman"/>
                <w:kern w:val="0"/>
                <w:sz w:val="16"/>
                <w:szCs w:val="16"/>
                <w:vertAlign w:val="superscript"/>
              </w:rPr>
              <w:t>***</w:t>
            </w:r>
          </w:p>
        </w:tc>
        <w:tc>
          <w:tcPr>
            <w:tcW w:w="247" w:type="pct"/>
          </w:tcPr>
          <w:p w14:paraId="4CD95D2A" w14:textId="1756634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-0.047</w:t>
            </w:r>
            <w:r w:rsidRPr="00AF3057">
              <w:rPr>
                <w:rFonts w:ascii="Times New Roman" w:hAnsi="Times New Roman" w:cs="Times New Roman"/>
                <w:kern w:val="0"/>
                <w:sz w:val="16"/>
                <w:szCs w:val="16"/>
                <w:vertAlign w:val="superscript"/>
              </w:rPr>
              <w:t>***</w:t>
            </w:r>
          </w:p>
        </w:tc>
        <w:tc>
          <w:tcPr>
            <w:tcW w:w="247" w:type="pct"/>
          </w:tcPr>
          <w:p w14:paraId="49D7F0F2" w14:textId="3F637AF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-0.056</w:t>
            </w:r>
            <w:r w:rsidRPr="00AF3057">
              <w:rPr>
                <w:rFonts w:ascii="Times New Roman" w:hAnsi="Times New Roman" w:cs="Times New Roman"/>
                <w:kern w:val="0"/>
                <w:sz w:val="16"/>
                <w:szCs w:val="16"/>
                <w:vertAlign w:val="superscript"/>
              </w:rPr>
              <w:t>***</w:t>
            </w:r>
          </w:p>
        </w:tc>
        <w:tc>
          <w:tcPr>
            <w:tcW w:w="247" w:type="pct"/>
          </w:tcPr>
          <w:p w14:paraId="7C4341D6" w14:textId="12A196D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-0.023</w:t>
            </w:r>
            <w:r w:rsidRPr="00AF3057">
              <w:rPr>
                <w:rFonts w:ascii="Times New Roman" w:hAnsi="Times New Roman" w:cs="Times New Roman"/>
                <w:kern w:val="0"/>
                <w:sz w:val="16"/>
                <w:szCs w:val="16"/>
                <w:vertAlign w:val="superscript"/>
              </w:rPr>
              <w:t>**</w:t>
            </w:r>
          </w:p>
        </w:tc>
        <w:tc>
          <w:tcPr>
            <w:tcW w:w="247" w:type="pct"/>
          </w:tcPr>
          <w:p w14:paraId="3B41AB59" w14:textId="5C6BB5F2"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0.004</w:t>
            </w:r>
          </w:p>
        </w:tc>
        <w:tc>
          <w:tcPr>
            <w:tcW w:w="247" w:type="pct"/>
          </w:tcPr>
          <w:p w14:paraId="615751DE" w14:textId="6A1EFA24"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-0.022</w:t>
            </w:r>
            <w:r w:rsidRPr="00AF3057">
              <w:rPr>
                <w:rFonts w:ascii="Times New Roman" w:hAnsi="Times New Roman" w:cs="Times New Roman"/>
                <w:kern w:val="0"/>
                <w:sz w:val="16"/>
                <w:szCs w:val="16"/>
                <w:vertAlign w:val="superscript"/>
              </w:rPr>
              <w:t>**</w:t>
            </w:r>
          </w:p>
        </w:tc>
        <w:tc>
          <w:tcPr>
            <w:tcW w:w="247" w:type="pct"/>
          </w:tcPr>
          <w:p w14:paraId="6DEC97FF" w14:textId="5F333EA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-0.005</w:t>
            </w:r>
          </w:p>
        </w:tc>
        <w:tc>
          <w:tcPr>
            <w:tcW w:w="247" w:type="pct"/>
          </w:tcPr>
          <w:p w14:paraId="2890167D" w14:textId="7911118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-0.011</w:t>
            </w:r>
          </w:p>
        </w:tc>
        <w:tc>
          <w:tcPr>
            <w:tcW w:w="247" w:type="pct"/>
          </w:tcPr>
          <w:p w14:paraId="3ABB6ED6" w14:textId="5DD2838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0.002</w:t>
            </w:r>
          </w:p>
        </w:tc>
        <w:tc>
          <w:tcPr>
            <w:tcW w:w="247" w:type="pct"/>
          </w:tcPr>
          <w:p w14:paraId="4397CEC6" w14:textId="55894BE3"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-0.005</w:t>
            </w:r>
          </w:p>
        </w:tc>
        <w:tc>
          <w:tcPr>
            <w:tcW w:w="247" w:type="pct"/>
          </w:tcPr>
          <w:p w14:paraId="31E46343" w14:textId="6A88C7A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-0.015</w:t>
            </w:r>
          </w:p>
        </w:tc>
        <w:tc>
          <w:tcPr>
            <w:tcW w:w="247" w:type="pct"/>
          </w:tcPr>
          <w:p w14:paraId="21C0D94F" w14:textId="2611E36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-0.010</w:t>
            </w:r>
          </w:p>
        </w:tc>
        <w:tc>
          <w:tcPr>
            <w:tcW w:w="247" w:type="pct"/>
          </w:tcPr>
          <w:p w14:paraId="7E5D689D" w14:textId="12C029C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-0.007</w:t>
            </w:r>
          </w:p>
        </w:tc>
        <w:tc>
          <w:tcPr>
            <w:tcW w:w="247" w:type="pct"/>
          </w:tcPr>
          <w:p w14:paraId="608342B9" w14:textId="059A36C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0.034</w:t>
            </w:r>
            <w:r w:rsidRPr="00AF3057">
              <w:rPr>
                <w:rFonts w:ascii="Times New Roman" w:hAnsi="Times New Roman" w:cs="Times New Roman"/>
                <w:kern w:val="0"/>
                <w:sz w:val="16"/>
                <w:szCs w:val="16"/>
                <w:vertAlign w:val="superscript"/>
              </w:rPr>
              <w:t>***</w:t>
            </w:r>
          </w:p>
        </w:tc>
        <w:tc>
          <w:tcPr>
            <w:tcW w:w="247" w:type="pct"/>
          </w:tcPr>
          <w:p w14:paraId="26A39E6E" w14:textId="01B277DE"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6E01B90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3241DE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06CDF49D" w14:textId="77777777" w:rsidTr="00216AF0">
        <w:trPr>
          <w:trHeight w:val="283"/>
        </w:trPr>
        <w:tc>
          <w:tcPr>
            <w:tcW w:w="551" w:type="pct"/>
          </w:tcPr>
          <w:p w14:paraId="3375654D" w14:textId="12DEC857"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(17) </w:t>
            </w:r>
            <w:r w:rsidRPr="00AF3057">
              <w:rPr>
                <w:rFonts w:ascii="Times New Roman" w:hAnsi="Times New Roman" w:cs="Times New Roman"/>
                <w:kern w:val="0"/>
                <w:sz w:val="16"/>
                <w:szCs w:val="16"/>
              </w:rPr>
              <w:t>CEO Duality</w:t>
            </w:r>
          </w:p>
        </w:tc>
        <w:tc>
          <w:tcPr>
            <w:tcW w:w="247" w:type="pct"/>
          </w:tcPr>
          <w:p w14:paraId="39BC0274" w14:textId="2E415C48"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0.003</w:t>
            </w:r>
          </w:p>
        </w:tc>
        <w:tc>
          <w:tcPr>
            <w:tcW w:w="247" w:type="pct"/>
          </w:tcPr>
          <w:p w14:paraId="7CB700EA" w14:textId="2ACE2018"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0.054</w:t>
            </w:r>
            <w:r w:rsidRPr="00AF3057">
              <w:rPr>
                <w:rFonts w:ascii="Times New Roman" w:hAnsi="Times New Roman" w:cs="Times New Roman"/>
                <w:kern w:val="0"/>
                <w:sz w:val="16"/>
                <w:szCs w:val="16"/>
                <w:vertAlign w:val="superscript"/>
              </w:rPr>
              <w:t>***</w:t>
            </w:r>
          </w:p>
        </w:tc>
        <w:tc>
          <w:tcPr>
            <w:tcW w:w="247" w:type="pct"/>
          </w:tcPr>
          <w:p w14:paraId="13AB1CFA" w14:textId="0A482C1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0.064</w:t>
            </w:r>
            <w:r w:rsidRPr="00AF3057">
              <w:rPr>
                <w:rFonts w:ascii="Times New Roman" w:hAnsi="Times New Roman" w:cs="Times New Roman"/>
                <w:kern w:val="0"/>
                <w:sz w:val="16"/>
                <w:szCs w:val="16"/>
                <w:vertAlign w:val="superscript"/>
              </w:rPr>
              <w:t>***</w:t>
            </w:r>
          </w:p>
        </w:tc>
        <w:tc>
          <w:tcPr>
            <w:tcW w:w="247" w:type="pct"/>
          </w:tcPr>
          <w:p w14:paraId="268361FD" w14:textId="795A5C8A"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0.034</w:t>
            </w:r>
            <w:r w:rsidRPr="00AF3057">
              <w:rPr>
                <w:rFonts w:ascii="Times New Roman" w:hAnsi="Times New Roman" w:cs="Times New Roman"/>
                <w:kern w:val="0"/>
                <w:sz w:val="16"/>
                <w:szCs w:val="16"/>
                <w:vertAlign w:val="superscript"/>
              </w:rPr>
              <w:t>***</w:t>
            </w:r>
          </w:p>
        </w:tc>
        <w:tc>
          <w:tcPr>
            <w:tcW w:w="247" w:type="pct"/>
          </w:tcPr>
          <w:p w14:paraId="1952DF1C" w14:textId="1473302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0.095</w:t>
            </w:r>
            <w:r w:rsidRPr="00AF3057">
              <w:rPr>
                <w:rFonts w:ascii="Times New Roman" w:hAnsi="Times New Roman" w:cs="Times New Roman"/>
                <w:kern w:val="0"/>
                <w:sz w:val="16"/>
                <w:szCs w:val="16"/>
                <w:vertAlign w:val="superscript"/>
              </w:rPr>
              <w:t>***</w:t>
            </w:r>
          </w:p>
        </w:tc>
        <w:tc>
          <w:tcPr>
            <w:tcW w:w="247" w:type="pct"/>
          </w:tcPr>
          <w:p w14:paraId="1B45F17E" w14:textId="389BFE9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0.144</w:t>
            </w:r>
            <w:r w:rsidRPr="00AF3057">
              <w:rPr>
                <w:rFonts w:ascii="Times New Roman" w:hAnsi="Times New Roman" w:cs="Times New Roman"/>
                <w:kern w:val="0"/>
                <w:sz w:val="16"/>
                <w:szCs w:val="16"/>
                <w:vertAlign w:val="superscript"/>
              </w:rPr>
              <w:t>***</w:t>
            </w:r>
          </w:p>
        </w:tc>
        <w:tc>
          <w:tcPr>
            <w:tcW w:w="247" w:type="pct"/>
          </w:tcPr>
          <w:p w14:paraId="654E2AB7" w14:textId="652B1F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-0.012</w:t>
            </w:r>
          </w:p>
        </w:tc>
        <w:tc>
          <w:tcPr>
            <w:tcW w:w="247" w:type="pct"/>
          </w:tcPr>
          <w:p w14:paraId="02C99450" w14:textId="6C6B65F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-0.008</w:t>
            </w:r>
          </w:p>
        </w:tc>
        <w:tc>
          <w:tcPr>
            <w:tcW w:w="247" w:type="pct"/>
          </w:tcPr>
          <w:p w14:paraId="0A4B6EC6" w14:textId="4DC57503"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0.040</w:t>
            </w:r>
            <w:r w:rsidRPr="00AF3057">
              <w:rPr>
                <w:rFonts w:ascii="Times New Roman" w:hAnsi="Times New Roman" w:cs="Times New Roman"/>
                <w:kern w:val="0"/>
                <w:sz w:val="16"/>
                <w:szCs w:val="16"/>
                <w:vertAlign w:val="superscript"/>
              </w:rPr>
              <w:t>***</w:t>
            </w:r>
          </w:p>
        </w:tc>
        <w:tc>
          <w:tcPr>
            <w:tcW w:w="247" w:type="pct"/>
          </w:tcPr>
          <w:p w14:paraId="0AE54DC5" w14:textId="0B356F72"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-0.017</w:t>
            </w:r>
            <w:r w:rsidRPr="00AF3057">
              <w:rPr>
                <w:rFonts w:ascii="Times New Roman" w:hAnsi="Times New Roman" w:cs="Times New Roman"/>
                <w:kern w:val="0"/>
                <w:sz w:val="16"/>
                <w:szCs w:val="16"/>
                <w:vertAlign w:val="superscript"/>
              </w:rPr>
              <w:t>*</w:t>
            </w:r>
          </w:p>
        </w:tc>
        <w:tc>
          <w:tcPr>
            <w:tcW w:w="247" w:type="pct"/>
          </w:tcPr>
          <w:p w14:paraId="19E52CA4" w14:textId="7318FA2B"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-0.093</w:t>
            </w:r>
            <w:r w:rsidRPr="00AF3057">
              <w:rPr>
                <w:rFonts w:ascii="Times New Roman" w:hAnsi="Times New Roman" w:cs="Times New Roman"/>
                <w:kern w:val="0"/>
                <w:sz w:val="16"/>
                <w:szCs w:val="16"/>
                <w:vertAlign w:val="superscript"/>
              </w:rPr>
              <w:t>***</w:t>
            </w:r>
          </w:p>
        </w:tc>
        <w:tc>
          <w:tcPr>
            <w:tcW w:w="247" w:type="pct"/>
          </w:tcPr>
          <w:p w14:paraId="07EE4F00" w14:textId="26DAE24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-0.126</w:t>
            </w:r>
            <w:r w:rsidRPr="00AF3057">
              <w:rPr>
                <w:rFonts w:ascii="Times New Roman" w:hAnsi="Times New Roman" w:cs="Times New Roman"/>
                <w:kern w:val="0"/>
                <w:sz w:val="16"/>
                <w:szCs w:val="16"/>
                <w:vertAlign w:val="superscript"/>
              </w:rPr>
              <w:t>***</w:t>
            </w:r>
          </w:p>
        </w:tc>
        <w:tc>
          <w:tcPr>
            <w:tcW w:w="247" w:type="pct"/>
          </w:tcPr>
          <w:p w14:paraId="5C596128" w14:textId="47A3A670"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0.028</w:t>
            </w:r>
            <w:r w:rsidRPr="00AF3057">
              <w:rPr>
                <w:rFonts w:ascii="Times New Roman" w:hAnsi="Times New Roman" w:cs="Times New Roman"/>
                <w:kern w:val="0"/>
                <w:sz w:val="16"/>
                <w:szCs w:val="16"/>
                <w:vertAlign w:val="superscript"/>
              </w:rPr>
              <w:t>***</w:t>
            </w:r>
          </w:p>
        </w:tc>
        <w:tc>
          <w:tcPr>
            <w:tcW w:w="247" w:type="pct"/>
          </w:tcPr>
          <w:p w14:paraId="6BF1112C" w14:textId="44782E2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0.168</w:t>
            </w:r>
            <w:r w:rsidRPr="00AF3057">
              <w:rPr>
                <w:rFonts w:ascii="Times New Roman" w:hAnsi="Times New Roman" w:cs="Times New Roman"/>
                <w:kern w:val="0"/>
                <w:sz w:val="16"/>
                <w:szCs w:val="16"/>
                <w:vertAlign w:val="superscript"/>
              </w:rPr>
              <w:t>***</w:t>
            </w:r>
          </w:p>
        </w:tc>
        <w:tc>
          <w:tcPr>
            <w:tcW w:w="247" w:type="pct"/>
          </w:tcPr>
          <w:p w14:paraId="1A2CB66E" w14:textId="2528FAB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0.273</w:t>
            </w:r>
            <w:r w:rsidRPr="00AF3057">
              <w:rPr>
                <w:rFonts w:ascii="Times New Roman" w:hAnsi="Times New Roman" w:cs="Times New Roman"/>
                <w:kern w:val="0"/>
                <w:sz w:val="16"/>
                <w:szCs w:val="16"/>
                <w:vertAlign w:val="superscript"/>
              </w:rPr>
              <w:t>***</w:t>
            </w:r>
          </w:p>
        </w:tc>
        <w:tc>
          <w:tcPr>
            <w:tcW w:w="247" w:type="pct"/>
          </w:tcPr>
          <w:p w14:paraId="405F4DBD" w14:textId="0322CDD3"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0.054</w:t>
            </w:r>
            <w:r w:rsidRPr="00AF3057">
              <w:rPr>
                <w:rFonts w:ascii="Times New Roman" w:hAnsi="Times New Roman" w:cs="Times New Roman"/>
                <w:kern w:val="0"/>
                <w:sz w:val="16"/>
                <w:szCs w:val="16"/>
                <w:vertAlign w:val="superscript"/>
              </w:rPr>
              <w:t>***</w:t>
            </w:r>
          </w:p>
        </w:tc>
        <w:tc>
          <w:tcPr>
            <w:tcW w:w="247" w:type="pct"/>
          </w:tcPr>
          <w:p w14:paraId="233612D8" w14:textId="2623A3C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6C7DB15F"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5945BCCC" w14:textId="77777777" w:rsidTr="00216AF0">
        <w:trPr>
          <w:trHeight w:val="283"/>
        </w:trPr>
        <w:tc>
          <w:tcPr>
            <w:tcW w:w="551" w:type="pct"/>
          </w:tcPr>
          <w:p w14:paraId="262DF152" w14:textId="74EC987C"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(18) </w:t>
            </w:r>
            <w:r w:rsidRPr="00AF3057">
              <w:rPr>
                <w:rFonts w:ascii="Times New Roman" w:hAnsi="Times New Roman" w:cs="Times New Roman"/>
                <w:kern w:val="0"/>
                <w:sz w:val="16"/>
                <w:szCs w:val="16"/>
              </w:rPr>
              <w:t>Board Independence</w:t>
            </w:r>
          </w:p>
        </w:tc>
        <w:tc>
          <w:tcPr>
            <w:tcW w:w="247" w:type="pct"/>
          </w:tcPr>
          <w:p w14:paraId="4B8F98CD" w14:textId="226E3FA3"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0.021</w:t>
            </w:r>
            <w:r w:rsidRPr="00AF3057">
              <w:rPr>
                <w:rFonts w:ascii="Times New Roman" w:hAnsi="Times New Roman" w:cs="Times New Roman"/>
                <w:kern w:val="0"/>
                <w:sz w:val="16"/>
                <w:szCs w:val="16"/>
                <w:vertAlign w:val="superscript"/>
              </w:rPr>
              <w:t>**</w:t>
            </w:r>
          </w:p>
        </w:tc>
        <w:tc>
          <w:tcPr>
            <w:tcW w:w="247" w:type="pct"/>
          </w:tcPr>
          <w:p w14:paraId="5EE5CB49" w14:textId="695984C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0.012</w:t>
            </w:r>
          </w:p>
        </w:tc>
        <w:tc>
          <w:tcPr>
            <w:tcW w:w="247" w:type="pct"/>
          </w:tcPr>
          <w:p w14:paraId="30B48F0E" w14:textId="793E35F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-0.006</w:t>
            </w:r>
          </w:p>
        </w:tc>
        <w:tc>
          <w:tcPr>
            <w:tcW w:w="247" w:type="pct"/>
          </w:tcPr>
          <w:p w14:paraId="19E0D645" w14:textId="71DA51C0"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0.033</w:t>
            </w:r>
            <w:r w:rsidRPr="00AF3057">
              <w:rPr>
                <w:rFonts w:ascii="Times New Roman" w:hAnsi="Times New Roman" w:cs="Times New Roman"/>
                <w:kern w:val="0"/>
                <w:sz w:val="16"/>
                <w:szCs w:val="16"/>
                <w:vertAlign w:val="superscript"/>
              </w:rPr>
              <w:t>***</w:t>
            </w:r>
          </w:p>
        </w:tc>
        <w:tc>
          <w:tcPr>
            <w:tcW w:w="247" w:type="pct"/>
          </w:tcPr>
          <w:p w14:paraId="6188C1CC" w14:textId="2E9323C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-0.069</w:t>
            </w:r>
            <w:r w:rsidRPr="00AF3057">
              <w:rPr>
                <w:rFonts w:ascii="Times New Roman" w:hAnsi="Times New Roman" w:cs="Times New Roman"/>
                <w:kern w:val="0"/>
                <w:sz w:val="16"/>
                <w:szCs w:val="16"/>
                <w:vertAlign w:val="superscript"/>
              </w:rPr>
              <w:t>***</w:t>
            </w:r>
          </w:p>
        </w:tc>
        <w:tc>
          <w:tcPr>
            <w:tcW w:w="247" w:type="pct"/>
          </w:tcPr>
          <w:p w14:paraId="567F99CE" w14:textId="3C19ABB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-0.110</w:t>
            </w:r>
            <w:r w:rsidRPr="00AF3057">
              <w:rPr>
                <w:rFonts w:ascii="Times New Roman" w:hAnsi="Times New Roman" w:cs="Times New Roman"/>
                <w:kern w:val="0"/>
                <w:sz w:val="16"/>
                <w:szCs w:val="16"/>
                <w:vertAlign w:val="superscript"/>
              </w:rPr>
              <w:t>***</w:t>
            </w:r>
          </w:p>
        </w:tc>
        <w:tc>
          <w:tcPr>
            <w:tcW w:w="247" w:type="pct"/>
          </w:tcPr>
          <w:p w14:paraId="783C66D9" w14:textId="4566825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0.033</w:t>
            </w:r>
            <w:r w:rsidRPr="00AF3057">
              <w:rPr>
                <w:rFonts w:ascii="Times New Roman" w:hAnsi="Times New Roman" w:cs="Times New Roman"/>
                <w:kern w:val="0"/>
                <w:sz w:val="16"/>
                <w:szCs w:val="16"/>
                <w:vertAlign w:val="superscript"/>
              </w:rPr>
              <w:t>***</w:t>
            </w:r>
          </w:p>
        </w:tc>
        <w:tc>
          <w:tcPr>
            <w:tcW w:w="247" w:type="pct"/>
          </w:tcPr>
          <w:p w14:paraId="40428C11" w14:textId="195C699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-0.033</w:t>
            </w:r>
            <w:r w:rsidRPr="00AF3057">
              <w:rPr>
                <w:rFonts w:ascii="Times New Roman" w:hAnsi="Times New Roman" w:cs="Times New Roman"/>
                <w:kern w:val="0"/>
                <w:sz w:val="16"/>
                <w:szCs w:val="16"/>
                <w:vertAlign w:val="superscript"/>
              </w:rPr>
              <w:t>***</w:t>
            </w:r>
          </w:p>
        </w:tc>
        <w:tc>
          <w:tcPr>
            <w:tcW w:w="247" w:type="pct"/>
          </w:tcPr>
          <w:p w14:paraId="54043E1E" w14:textId="24376544"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-0.004</w:t>
            </w:r>
          </w:p>
        </w:tc>
        <w:tc>
          <w:tcPr>
            <w:tcW w:w="247" w:type="pct"/>
          </w:tcPr>
          <w:p w14:paraId="41CFEBDA" w14:textId="0C81C6E4"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0.035</w:t>
            </w:r>
            <w:r w:rsidRPr="00AF3057">
              <w:rPr>
                <w:rFonts w:ascii="Times New Roman" w:hAnsi="Times New Roman" w:cs="Times New Roman"/>
                <w:kern w:val="0"/>
                <w:sz w:val="16"/>
                <w:szCs w:val="16"/>
                <w:vertAlign w:val="superscript"/>
              </w:rPr>
              <w:t>***</w:t>
            </w:r>
          </w:p>
        </w:tc>
        <w:tc>
          <w:tcPr>
            <w:tcW w:w="247" w:type="pct"/>
          </w:tcPr>
          <w:p w14:paraId="6097D3B3" w14:textId="49767168"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0.095</w:t>
            </w:r>
            <w:r w:rsidRPr="00AF3057">
              <w:rPr>
                <w:rFonts w:ascii="Times New Roman" w:hAnsi="Times New Roman" w:cs="Times New Roman"/>
                <w:kern w:val="0"/>
                <w:sz w:val="16"/>
                <w:szCs w:val="16"/>
                <w:vertAlign w:val="superscript"/>
              </w:rPr>
              <w:t>***</w:t>
            </w:r>
          </w:p>
        </w:tc>
        <w:tc>
          <w:tcPr>
            <w:tcW w:w="247" w:type="pct"/>
          </w:tcPr>
          <w:p w14:paraId="3BA15B23" w14:textId="1BF42AB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0.148</w:t>
            </w:r>
            <w:r w:rsidRPr="00AF3057">
              <w:rPr>
                <w:rFonts w:ascii="Times New Roman" w:hAnsi="Times New Roman" w:cs="Times New Roman"/>
                <w:kern w:val="0"/>
                <w:sz w:val="16"/>
                <w:szCs w:val="16"/>
                <w:vertAlign w:val="superscript"/>
              </w:rPr>
              <w:t>***</w:t>
            </w:r>
          </w:p>
        </w:tc>
        <w:tc>
          <w:tcPr>
            <w:tcW w:w="247" w:type="pct"/>
          </w:tcPr>
          <w:p w14:paraId="383210C7" w14:textId="75A62D3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-0.026</w:t>
            </w:r>
            <w:r w:rsidRPr="00AF3057">
              <w:rPr>
                <w:rFonts w:ascii="Times New Roman" w:hAnsi="Times New Roman" w:cs="Times New Roman"/>
                <w:kern w:val="0"/>
                <w:sz w:val="16"/>
                <w:szCs w:val="16"/>
                <w:vertAlign w:val="superscript"/>
              </w:rPr>
              <w:t>***</w:t>
            </w:r>
          </w:p>
        </w:tc>
        <w:tc>
          <w:tcPr>
            <w:tcW w:w="247" w:type="pct"/>
          </w:tcPr>
          <w:p w14:paraId="73BA6B92" w14:textId="67E0BAF3"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-0.037</w:t>
            </w:r>
            <w:r w:rsidRPr="00AF3057">
              <w:rPr>
                <w:rFonts w:ascii="Times New Roman" w:hAnsi="Times New Roman" w:cs="Times New Roman"/>
                <w:kern w:val="0"/>
                <w:sz w:val="16"/>
                <w:szCs w:val="16"/>
                <w:vertAlign w:val="superscript"/>
              </w:rPr>
              <w:t>***</w:t>
            </w:r>
          </w:p>
        </w:tc>
        <w:tc>
          <w:tcPr>
            <w:tcW w:w="247" w:type="pct"/>
          </w:tcPr>
          <w:p w14:paraId="51BDB29B" w14:textId="0FDDCB82"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-0.058</w:t>
            </w:r>
            <w:r w:rsidRPr="00AF3057">
              <w:rPr>
                <w:rFonts w:ascii="Times New Roman" w:hAnsi="Times New Roman" w:cs="Times New Roman"/>
                <w:kern w:val="0"/>
                <w:sz w:val="16"/>
                <w:szCs w:val="16"/>
                <w:vertAlign w:val="superscript"/>
              </w:rPr>
              <w:t>***</w:t>
            </w:r>
          </w:p>
        </w:tc>
        <w:tc>
          <w:tcPr>
            <w:tcW w:w="247" w:type="pct"/>
          </w:tcPr>
          <w:p w14:paraId="7579B3CE" w14:textId="68AC81A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0.005</w:t>
            </w:r>
          </w:p>
        </w:tc>
        <w:tc>
          <w:tcPr>
            <w:tcW w:w="247" w:type="pct"/>
          </w:tcPr>
          <w:p w14:paraId="58F3DB53" w14:textId="6EB1D60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0.024</w:t>
            </w:r>
            <w:r w:rsidRPr="00AF3057">
              <w:rPr>
                <w:rFonts w:ascii="Times New Roman" w:hAnsi="Times New Roman" w:cs="Times New Roman"/>
                <w:kern w:val="0"/>
                <w:sz w:val="16"/>
                <w:szCs w:val="16"/>
                <w:vertAlign w:val="superscript"/>
              </w:rPr>
              <w:t>**</w:t>
            </w:r>
          </w:p>
        </w:tc>
        <w:tc>
          <w:tcPr>
            <w:tcW w:w="247" w:type="pct"/>
          </w:tcPr>
          <w:p w14:paraId="1E31D1CD" w14:textId="01A5B9D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r>
      <w:tr w:rsidR="00470052" w:rsidRPr="00AF3057" w14:paraId="7FD0AC8C" w14:textId="77777777" w:rsidTr="00216AF0">
        <w:trPr>
          <w:trHeight w:val="283"/>
        </w:trPr>
        <w:tc>
          <w:tcPr>
            <w:tcW w:w="551" w:type="pct"/>
            <w:tcBorders>
              <w:top w:val="single" w:sz="4" w:space="0" w:color="auto"/>
            </w:tcBorders>
            <w:vAlign w:val="center"/>
          </w:tcPr>
          <w:p w14:paraId="42C40F78" w14:textId="77777777" w:rsidR="00470052" w:rsidRPr="00AF3057" w:rsidRDefault="00470052"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Mean</w:t>
            </w:r>
          </w:p>
        </w:tc>
        <w:tc>
          <w:tcPr>
            <w:tcW w:w="247" w:type="pct"/>
            <w:tcBorders>
              <w:top w:val="single" w:sz="4" w:space="0" w:color="auto"/>
            </w:tcBorders>
          </w:tcPr>
          <w:p w14:paraId="76924655" w14:textId="08CBB116"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0.001</w:t>
            </w:r>
          </w:p>
        </w:tc>
        <w:tc>
          <w:tcPr>
            <w:tcW w:w="247" w:type="pct"/>
            <w:tcBorders>
              <w:top w:val="single" w:sz="4" w:space="0" w:color="auto"/>
            </w:tcBorders>
          </w:tcPr>
          <w:p w14:paraId="64A11F9E" w14:textId="28BC8542"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0.804</w:t>
            </w:r>
          </w:p>
        </w:tc>
        <w:tc>
          <w:tcPr>
            <w:tcW w:w="247" w:type="pct"/>
            <w:tcBorders>
              <w:top w:val="single" w:sz="4" w:space="0" w:color="auto"/>
            </w:tcBorders>
          </w:tcPr>
          <w:p w14:paraId="1446CA3E" w14:textId="35BB303B"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0.335</w:t>
            </w:r>
          </w:p>
        </w:tc>
        <w:tc>
          <w:tcPr>
            <w:tcW w:w="247" w:type="pct"/>
            <w:tcBorders>
              <w:top w:val="single" w:sz="4" w:space="0" w:color="auto"/>
            </w:tcBorders>
          </w:tcPr>
          <w:p w14:paraId="7AC957D4" w14:textId="5B6DFA32"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0.468</w:t>
            </w:r>
          </w:p>
        </w:tc>
        <w:tc>
          <w:tcPr>
            <w:tcW w:w="247" w:type="pct"/>
            <w:tcBorders>
              <w:top w:val="single" w:sz="4" w:space="0" w:color="auto"/>
            </w:tcBorders>
          </w:tcPr>
          <w:p w14:paraId="193B5FC5" w14:textId="7B6E6BDD"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0.124</w:t>
            </w:r>
          </w:p>
        </w:tc>
        <w:tc>
          <w:tcPr>
            <w:tcW w:w="247" w:type="pct"/>
            <w:tcBorders>
              <w:top w:val="single" w:sz="4" w:space="0" w:color="auto"/>
            </w:tcBorders>
          </w:tcPr>
          <w:p w14:paraId="15D5D6DF" w14:textId="14F1AE29"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8.287</w:t>
            </w:r>
          </w:p>
        </w:tc>
        <w:tc>
          <w:tcPr>
            <w:tcW w:w="247" w:type="pct"/>
            <w:tcBorders>
              <w:top w:val="single" w:sz="4" w:space="0" w:color="auto"/>
            </w:tcBorders>
          </w:tcPr>
          <w:p w14:paraId="47A0D55E" w14:textId="6F85B54F"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4.164</w:t>
            </w:r>
          </w:p>
        </w:tc>
        <w:tc>
          <w:tcPr>
            <w:tcW w:w="247" w:type="pct"/>
            <w:tcBorders>
              <w:top w:val="single" w:sz="4" w:space="0" w:color="auto"/>
            </w:tcBorders>
          </w:tcPr>
          <w:p w14:paraId="0026655F" w14:textId="727BC2C5"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0.286</w:t>
            </w:r>
          </w:p>
        </w:tc>
        <w:tc>
          <w:tcPr>
            <w:tcW w:w="247" w:type="pct"/>
            <w:tcBorders>
              <w:top w:val="single" w:sz="4" w:space="0" w:color="auto"/>
            </w:tcBorders>
          </w:tcPr>
          <w:p w14:paraId="5C0BA867" w14:textId="4932F524"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0.049</w:t>
            </w:r>
          </w:p>
        </w:tc>
        <w:tc>
          <w:tcPr>
            <w:tcW w:w="247" w:type="pct"/>
            <w:tcBorders>
              <w:top w:val="single" w:sz="4" w:space="0" w:color="auto"/>
            </w:tcBorders>
          </w:tcPr>
          <w:p w14:paraId="46486EC8" w14:textId="082D1474"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0.111</w:t>
            </w:r>
          </w:p>
        </w:tc>
        <w:tc>
          <w:tcPr>
            <w:tcW w:w="247" w:type="pct"/>
            <w:tcBorders>
              <w:top w:val="single" w:sz="4" w:space="0" w:color="auto"/>
            </w:tcBorders>
          </w:tcPr>
          <w:p w14:paraId="63CEBE14" w14:textId="0B2DB604"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0.148</w:t>
            </w:r>
          </w:p>
        </w:tc>
        <w:tc>
          <w:tcPr>
            <w:tcW w:w="247" w:type="pct"/>
            <w:tcBorders>
              <w:top w:val="single" w:sz="4" w:space="0" w:color="auto"/>
            </w:tcBorders>
          </w:tcPr>
          <w:p w14:paraId="0D5EF3CA" w14:textId="3641B8A5"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0.81</w:t>
            </w:r>
          </w:p>
        </w:tc>
        <w:tc>
          <w:tcPr>
            <w:tcW w:w="247" w:type="pct"/>
            <w:tcBorders>
              <w:top w:val="single" w:sz="4" w:space="0" w:color="auto"/>
            </w:tcBorders>
          </w:tcPr>
          <w:p w14:paraId="0EBB3CCA" w14:textId="7225E88D"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0.916</w:t>
            </w:r>
          </w:p>
        </w:tc>
        <w:tc>
          <w:tcPr>
            <w:tcW w:w="247" w:type="pct"/>
            <w:tcBorders>
              <w:top w:val="single" w:sz="4" w:space="0" w:color="auto"/>
            </w:tcBorders>
          </w:tcPr>
          <w:p w14:paraId="4017D1E5" w14:textId="37AE77CC"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36.731</w:t>
            </w:r>
          </w:p>
        </w:tc>
        <w:tc>
          <w:tcPr>
            <w:tcW w:w="247" w:type="pct"/>
            <w:tcBorders>
              <w:top w:val="single" w:sz="4" w:space="0" w:color="auto"/>
            </w:tcBorders>
          </w:tcPr>
          <w:p w14:paraId="6CDC2717" w14:textId="3C33987E"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56.998</w:t>
            </w:r>
          </w:p>
        </w:tc>
        <w:tc>
          <w:tcPr>
            <w:tcW w:w="247" w:type="pct"/>
            <w:tcBorders>
              <w:top w:val="single" w:sz="4" w:space="0" w:color="auto"/>
            </w:tcBorders>
          </w:tcPr>
          <w:p w14:paraId="54D48295" w14:textId="6C33A1B8"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0.944</w:t>
            </w:r>
          </w:p>
        </w:tc>
        <w:tc>
          <w:tcPr>
            <w:tcW w:w="247" w:type="pct"/>
            <w:tcBorders>
              <w:top w:val="single" w:sz="4" w:space="0" w:color="auto"/>
            </w:tcBorders>
          </w:tcPr>
          <w:p w14:paraId="77A27740" w14:textId="2BA6407E"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0.407</w:t>
            </w:r>
          </w:p>
        </w:tc>
        <w:tc>
          <w:tcPr>
            <w:tcW w:w="247" w:type="pct"/>
            <w:tcBorders>
              <w:top w:val="single" w:sz="4" w:space="0" w:color="auto"/>
            </w:tcBorders>
          </w:tcPr>
          <w:p w14:paraId="2EC5CC62" w14:textId="6941E0BD"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0.939</w:t>
            </w:r>
          </w:p>
        </w:tc>
      </w:tr>
      <w:tr w:rsidR="00470052" w:rsidRPr="00AF3057" w14:paraId="33292D4A" w14:textId="77777777" w:rsidTr="00216AF0">
        <w:trPr>
          <w:trHeight w:val="283"/>
        </w:trPr>
        <w:tc>
          <w:tcPr>
            <w:tcW w:w="551" w:type="pct"/>
            <w:tcBorders>
              <w:bottom w:val="single" w:sz="4" w:space="0" w:color="auto"/>
            </w:tcBorders>
            <w:vAlign w:val="center"/>
          </w:tcPr>
          <w:p w14:paraId="03786B60" w14:textId="77777777" w:rsidR="00470052" w:rsidRPr="00AF3057" w:rsidRDefault="00470052"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SD</w:t>
            </w:r>
          </w:p>
        </w:tc>
        <w:tc>
          <w:tcPr>
            <w:tcW w:w="247" w:type="pct"/>
            <w:tcBorders>
              <w:bottom w:val="single" w:sz="4" w:space="0" w:color="auto"/>
            </w:tcBorders>
          </w:tcPr>
          <w:p w14:paraId="3DBC06BC" w14:textId="7EC9A43E"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0.052</w:t>
            </w:r>
          </w:p>
        </w:tc>
        <w:tc>
          <w:tcPr>
            <w:tcW w:w="247" w:type="pct"/>
            <w:tcBorders>
              <w:bottom w:val="single" w:sz="4" w:space="0" w:color="auto"/>
            </w:tcBorders>
          </w:tcPr>
          <w:p w14:paraId="715B315C" w14:textId="084CEFC4"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0.47</w:t>
            </w:r>
          </w:p>
        </w:tc>
        <w:tc>
          <w:tcPr>
            <w:tcW w:w="247" w:type="pct"/>
            <w:tcBorders>
              <w:bottom w:val="single" w:sz="4" w:space="0" w:color="auto"/>
            </w:tcBorders>
          </w:tcPr>
          <w:p w14:paraId="5281992C" w14:textId="5A0A34FA"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0.284</w:t>
            </w:r>
          </w:p>
        </w:tc>
        <w:tc>
          <w:tcPr>
            <w:tcW w:w="247" w:type="pct"/>
            <w:tcBorders>
              <w:bottom w:val="single" w:sz="4" w:space="0" w:color="auto"/>
            </w:tcBorders>
          </w:tcPr>
          <w:p w14:paraId="50DE0579" w14:textId="7C0FD96A"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0.219</w:t>
            </w:r>
          </w:p>
        </w:tc>
        <w:tc>
          <w:tcPr>
            <w:tcW w:w="247" w:type="pct"/>
            <w:tcBorders>
              <w:bottom w:val="single" w:sz="4" w:space="0" w:color="auto"/>
            </w:tcBorders>
          </w:tcPr>
          <w:p w14:paraId="7084E0A6" w14:textId="40CA3396"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0.329</w:t>
            </w:r>
          </w:p>
        </w:tc>
        <w:tc>
          <w:tcPr>
            <w:tcW w:w="247" w:type="pct"/>
            <w:tcBorders>
              <w:bottom w:val="single" w:sz="4" w:space="0" w:color="auto"/>
            </w:tcBorders>
          </w:tcPr>
          <w:p w14:paraId="34AB3D83" w14:textId="682C44EC"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1.512</w:t>
            </w:r>
          </w:p>
        </w:tc>
        <w:tc>
          <w:tcPr>
            <w:tcW w:w="247" w:type="pct"/>
            <w:tcBorders>
              <w:bottom w:val="single" w:sz="4" w:space="0" w:color="auto"/>
            </w:tcBorders>
          </w:tcPr>
          <w:p w14:paraId="28639226" w14:textId="596A10B4"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10.158</w:t>
            </w:r>
          </w:p>
        </w:tc>
        <w:tc>
          <w:tcPr>
            <w:tcW w:w="247" w:type="pct"/>
            <w:tcBorders>
              <w:bottom w:val="single" w:sz="4" w:space="0" w:color="auto"/>
            </w:tcBorders>
          </w:tcPr>
          <w:p w14:paraId="0EEA8131" w14:textId="532F8907"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0.204</w:t>
            </w:r>
          </w:p>
        </w:tc>
        <w:tc>
          <w:tcPr>
            <w:tcW w:w="247" w:type="pct"/>
            <w:tcBorders>
              <w:bottom w:val="single" w:sz="4" w:space="0" w:color="auto"/>
            </w:tcBorders>
          </w:tcPr>
          <w:p w14:paraId="556AEFEB" w14:textId="2110E5C4"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0.107</w:t>
            </w:r>
          </w:p>
        </w:tc>
        <w:tc>
          <w:tcPr>
            <w:tcW w:w="247" w:type="pct"/>
            <w:tcBorders>
              <w:bottom w:val="single" w:sz="4" w:space="0" w:color="auto"/>
            </w:tcBorders>
          </w:tcPr>
          <w:p w14:paraId="0282F047" w14:textId="023F5E16"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0.302</w:t>
            </w:r>
          </w:p>
        </w:tc>
        <w:tc>
          <w:tcPr>
            <w:tcW w:w="247" w:type="pct"/>
            <w:tcBorders>
              <w:bottom w:val="single" w:sz="4" w:space="0" w:color="auto"/>
            </w:tcBorders>
          </w:tcPr>
          <w:p w14:paraId="74488877" w14:textId="7CDE2A8D"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0.156</w:t>
            </w:r>
          </w:p>
        </w:tc>
        <w:tc>
          <w:tcPr>
            <w:tcW w:w="247" w:type="pct"/>
            <w:tcBorders>
              <w:bottom w:val="single" w:sz="4" w:space="0" w:color="auto"/>
            </w:tcBorders>
          </w:tcPr>
          <w:p w14:paraId="1DA831AC" w14:textId="6BA96C0D"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0.212</w:t>
            </w:r>
          </w:p>
        </w:tc>
        <w:tc>
          <w:tcPr>
            <w:tcW w:w="247" w:type="pct"/>
            <w:tcBorders>
              <w:bottom w:val="single" w:sz="4" w:space="0" w:color="auto"/>
            </w:tcBorders>
          </w:tcPr>
          <w:p w14:paraId="58866861" w14:textId="55C26912"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0.278</w:t>
            </w:r>
          </w:p>
        </w:tc>
        <w:tc>
          <w:tcPr>
            <w:tcW w:w="247" w:type="pct"/>
            <w:tcBorders>
              <w:bottom w:val="single" w:sz="4" w:space="0" w:color="auto"/>
            </w:tcBorders>
          </w:tcPr>
          <w:p w14:paraId="375F235C" w14:textId="7544EA4B"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16.879</w:t>
            </w:r>
          </w:p>
        </w:tc>
        <w:tc>
          <w:tcPr>
            <w:tcW w:w="247" w:type="pct"/>
            <w:tcBorders>
              <w:bottom w:val="single" w:sz="4" w:space="0" w:color="auto"/>
            </w:tcBorders>
          </w:tcPr>
          <w:p w14:paraId="57DC5D42" w14:textId="12543915"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6.749</w:t>
            </w:r>
          </w:p>
        </w:tc>
        <w:tc>
          <w:tcPr>
            <w:tcW w:w="247" w:type="pct"/>
            <w:tcBorders>
              <w:bottom w:val="single" w:sz="4" w:space="0" w:color="auto"/>
            </w:tcBorders>
          </w:tcPr>
          <w:p w14:paraId="3BF288D7" w14:textId="631BF508"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0.229</w:t>
            </w:r>
          </w:p>
        </w:tc>
        <w:tc>
          <w:tcPr>
            <w:tcW w:w="247" w:type="pct"/>
            <w:tcBorders>
              <w:bottom w:val="single" w:sz="4" w:space="0" w:color="auto"/>
            </w:tcBorders>
          </w:tcPr>
          <w:p w14:paraId="62786E1B" w14:textId="467857B2"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0.491</w:t>
            </w:r>
          </w:p>
        </w:tc>
        <w:tc>
          <w:tcPr>
            <w:tcW w:w="247" w:type="pct"/>
            <w:tcBorders>
              <w:bottom w:val="single" w:sz="4" w:space="0" w:color="auto"/>
            </w:tcBorders>
          </w:tcPr>
          <w:p w14:paraId="4124DF05" w14:textId="6A90351F"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0.1</w:t>
            </w:r>
          </w:p>
        </w:tc>
      </w:tr>
      <w:tr w:rsidR="00724D04" w:rsidRPr="00AF3057" w14:paraId="6E5BF799" w14:textId="77777777" w:rsidTr="00216AF0">
        <w:trPr>
          <w:trHeight w:val="283"/>
        </w:trPr>
        <w:tc>
          <w:tcPr>
            <w:tcW w:w="551" w:type="pct"/>
            <w:tcBorders>
              <w:top w:val="single" w:sz="4" w:space="0" w:color="auto"/>
              <w:bottom w:val="single" w:sz="4" w:space="0" w:color="auto"/>
            </w:tcBorders>
            <w:vAlign w:val="center"/>
          </w:tcPr>
          <w:p w14:paraId="4DBB4EF7" w14:textId="2EF7BAF2"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N=</w:t>
            </w:r>
            <w:r w:rsidR="00E567FA" w:rsidRPr="00AF3057">
              <w:rPr>
                <w:rFonts w:ascii="Times New Roman" w:eastAsia="等线" w:hAnsi="Times New Roman" w:cs="Times New Roman" w:hint="eastAsia"/>
                <w:kern w:val="0"/>
                <w:sz w:val="16"/>
                <w:szCs w:val="16"/>
              </w:rPr>
              <w:t>10427</w:t>
            </w:r>
            <w:r w:rsidRPr="00AF3057">
              <w:rPr>
                <w:rFonts w:ascii="Times New Roman" w:eastAsia="等线" w:hAnsi="Times New Roman" w:cs="Times New Roman" w:hint="eastAsia"/>
                <w:kern w:val="0"/>
                <w:sz w:val="16"/>
                <w:szCs w:val="16"/>
              </w:rPr>
              <w:t xml:space="preserve"> * p&lt;0.05</w:t>
            </w:r>
          </w:p>
        </w:tc>
        <w:tc>
          <w:tcPr>
            <w:tcW w:w="247" w:type="pct"/>
            <w:tcBorders>
              <w:top w:val="single" w:sz="4" w:space="0" w:color="auto"/>
              <w:bottom w:val="single" w:sz="4" w:space="0" w:color="auto"/>
            </w:tcBorders>
            <w:vAlign w:val="center"/>
          </w:tcPr>
          <w:p w14:paraId="25D146D4"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6896F879"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02C72269"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2C7FD190"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3E975CBA"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4FCD2D20"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0D491180"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47310C0E"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3FA84389"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3533BF6E"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1D439E94"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46274F69"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6D1E3919"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3B8158A3"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6C32360F"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5D50DD47"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0245C224"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49358E48"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bl>
    <w:p w14:paraId="5936A51D" w14:textId="50C0171A" w:rsidR="003B52F6" w:rsidRPr="00A40B7C" w:rsidRDefault="003B52F6" w:rsidP="003B52F6">
      <w:pPr>
        <w:spacing w:after="0"/>
        <w:jc w:val="center"/>
        <w:rPr>
          <w:rFonts w:ascii="Times New Roman" w:eastAsia="Times New Roman" w:hAnsi="Times New Roman" w:cs="Times New Roman"/>
          <w:b/>
          <w:kern w:val="0"/>
          <w:sz w:val="22"/>
          <w:szCs w:val="22"/>
          <w14:ligatures w14:val="none"/>
        </w:rPr>
      </w:pPr>
      <w:r w:rsidRPr="00A40B7C">
        <w:rPr>
          <w:rFonts w:ascii="Times New Roman" w:eastAsia="Times New Roman" w:hAnsi="Times New Roman" w:cs="Times New Roman"/>
          <w:b/>
          <w:kern w:val="0"/>
          <w:sz w:val="22"/>
          <w:szCs w:val="22"/>
          <w14:ligatures w14:val="none"/>
        </w:rPr>
        <w:t>Statistical Summary and Correlat</w:t>
      </w:r>
      <w:r w:rsidR="00FD3FDC">
        <w:rPr>
          <w:rFonts w:ascii="Times New Roman" w:hAnsi="Times New Roman" w:cs="Times New Roman" w:hint="eastAsia"/>
          <w:b/>
          <w:kern w:val="0"/>
          <w:sz w:val="22"/>
          <w:szCs w:val="22"/>
          <w14:ligatures w14:val="none"/>
        </w:rPr>
        <w:t xml:space="preserve"> </w:t>
      </w:r>
      <w:r w:rsidRPr="00A40B7C">
        <w:rPr>
          <w:rFonts w:ascii="Times New Roman" w:eastAsia="Times New Roman" w:hAnsi="Times New Roman" w:cs="Times New Roman"/>
          <w:b/>
          <w:kern w:val="0"/>
          <w:sz w:val="22"/>
          <w:szCs w:val="22"/>
          <w14:ligatures w14:val="none"/>
        </w:rPr>
        <w:t>ion M</w:t>
      </w:r>
      <w:r w:rsidRPr="00A40B7C">
        <w:rPr>
          <w:rFonts w:ascii="Times New Roman" w:eastAsia="Times New Roman" w:hAnsi="Times New Roman" w:cs="Times New Roman" w:hint="eastAsia"/>
          <w:b/>
          <w:kern w:val="0"/>
          <w:sz w:val="22"/>
          <w:szCs w:val="22"/>
          <w14:ligatures w14:val="none"/>
        </w:rPr>
        <w:t>atrix</w:t>
      </w:r>
    </w:p>
    <w:p w14:paraId="73F5C920" w14:textId="77777777" w:rsidR="0086408D" w:rsidRDefault="0086408D" w:rsidP="00BA1FB8">
      <w:pPr>
        <w:spacing w:line="240" w:lineRule="auto"/>
        <w:jc w:val="both"/>
        <w:rPr>
          <w:rFonts w:ascii="Times New Roman" w:hAnsi="Times New Roman" w:cs="Times New Roman"/>
        </w:rPr>
        <w:sectPr w:rsidR="0086408D" w:rsidSect="00331E04">
          <w:pgSz w:w="15840" w:h="12240" w:orient="landscape"/>
          <w:pgMar w:top="1418" w:right="1418" w:bottom="1418" w:left="1418" w:header="709" w:footer="709" w:gutter="0"/>
          <w:cols w:space="708"/>
          <w:docGrid w:linePitch="360"/>
        </w:sectPr>
      </w:pPr>
    </w:p>
    <w:p w14:paraId="4106FDA5" w14:textId="70D8A522" w:rsidR="00055E7D" w:rsidRPr="00981DF0" w:rsidRDefault="00F97B17" w:rsidP="00981DF0">
      <w:pPr>
        <w:keepNext/>
        <w:autoSpaceDE w:val="0"/>
        <w:autoSpaceDN w:val="0"/>
        <w:adjustRightInd w:val="0"/>
        <w:spacing w:after="0" w:line="240" w:lineRule="auto"/>
        <w:jc w:val="center"/>
        <w:rPr>
          <w:rFonts w:ascii="Times New Roman" w:hAnsi="Times New Roman"/>
          <w:b/>
          <w:bCs/>
          <w:kern w:val="0"/>
        </w:rPr>
      </w:pPr>
      <w:bookmarkStart w:id="267" w:name="OLE_LINK3"/>
      <w:r>
        <w:rPr>
          <w:rFonts w:ascii="Times New Roman" w:hAnsi="Times New Roman" w:hint="eastAsia"/>
          <w:b/>
          <w:bCs/>
          <w:kern w:val="0"/>
        </w:rPr>
        <w:lastRenderedPageBreak/>
        <w:t>T</w:t>
      </w:r>
      <w:bookmarkStart w:id="268" w:name="OLE_LINK4"/>
      <w:r>
        <w:rPr>
          <w:rFonts w:ascii="Times New Roman" w:hAnsi="Times New Roman" w:hint="eastAsia"/>
          <w:b/>
          <w:bCs/>
          <w:kern w:val="0"/>
        </w:rPr>
        <w:t xml:space="preserve">able </w:t>
      </w:r>
      <w:r w:rsidR="005108BF">
        <w:rPr>
          <w:rFonts w:ascii="Times New Roman" w:hAnsi="Times New Roman" w:hint="eastAsia"/>
          <w:b/>
          <w:bCs/>
          <w:kern w:val="0"/>
        </w:rPr>
        <w:t>2</w:t>
      </w:r>
      <w:r>
        <w:rPr>
          <w:rFonts w:ascii="Times New Roman" w:hAnsi="Times New Roman" w:hint="eastAsia"/>
          <w:b/>
          <w:bCs/>
          <w:kern w:val="0"/>
        </w:rPr>
        <w:t xml:space="preserve"> </w:t>
      </w:r>
      <w:r w:rsidR="00055E7D" w:rsidRPr="00981DF0">
        <w:rPr>
          <w:rFonts w:ascii="Times New Roman" w:hAnsi="Times New Roman"/>
          <w:b/>
          <w:bCs/>
          <w:kern w:val="0"/>
        </w:rPr>
        <w:t xml:space="preserve">Effect of </w:t>
      </w:r>
      <w:r w:rsidR="003C65D5">
        <w:rPr>
          <w:rFonts w:ascii="Times New Roman" w:hAnsi="Times New Roman" w:hint="eastAsia"/>
          <w:b/>
          <w:bCs/>
          <w:kern w:val="0"/>
        </w:rPr>
        <w:t>E</w:t>
      </w:r>
      <w:r w:rsidR="006420DC">
        <w:rPr>
          <w:rFonts w:ascii="Times New Roman" w:hAnsi="Times New Roman" w:hint="eastAsia"/>
          <w:b/>
          <w:bCs/>
          <w:kern w:val="0"/>
        </w:rPr>
        <w:t>&amp;S Engagement</w:t>
      </w:r>
      <w:r w:rsidR="00055E7D" w:rsidRPr="00981DF0">
        <w:rPr>
          <w:rFonts w:ascii="Times New Roman" w:hAnsi="Times New Roman"/>
          <w:b/>
          <w:bCs/>
          <w:kern w:val="0"/>
        </w:rPr>
        <w:t xml:space="preserve"> on Discretionary Accruals</w:t>
      </w:r>
    </w:p>
    <w:tbl>
      <w:tblPr>
        <w:tblW w:w="5000" w:type="pct"/>
        <w:tblLook w:val="0000" w:firstRow="0" w:lastRow="0" w:firstColumn="0" w:lastColumn="0" w:noHBand="0" w:noVBand="0"/>
      </w:tblPr>
      <w:tblGrid>
        <w:gridCol w:w="1910"/>
        <w:gridCol w:w="1253"/>
        <w:gridCol w:w="1251"/>
        <w:gridCol w:w="1249"/>
        <w:gridCol w:w="1247"/>
        <w:gridCol w:w="1247"/>
        <w:gridCol w:w="1247"/>
      </w:tblGrid>
      <w:tr w:rsidR="006420DC" w:rsidRPr="00DB056C" w14:paraId="22A8D050" w14:textId="56D903DB" w:rsidTr="006420DC">
        <w:trPr>
          <w:trHeight w:val="170"/>
        </w:trPr>
        <w:tc>
          <w:tcPr>
            <w:tcW w:w="1016" w:type="pct"/>
            <w:tcBorders>
              <w:top w:val="single" w:sz="4" w:space="0" w:color="auto"/>
              <w:left w:val="nil"/>
              <w:bottom w:val="nil"/>
              <w:right w:val="nil"/>
            </w:tcBorders>
          </w:tcPr>
          <w:p w14:paraId="443D6747" w14:textId="54EF8CEB" w:rsidR="006420DC" w:rsidRPr="00DB056C" w:rsidRDefault="00790F70" w:rsidP="00BA4788">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IV</w:t>
            </w:r>
          </w:p>
        </w:tc>
        <w:tc>
          <w:tcPr>
            <w:tcW w:w="1331" w:type="pct"/>
            <w:gridSpan w:val="2"/>
            <w:tcBorders>
              <w:top w:val="single" w:sz="4" w:space="0" w:color="auto"/>
              <w:left w:val="nil"/>
              <w:bottom w:val="nil"/>
              <w:right w:val="nil"/>
            </w:tcBorders>
          </w:tcPr>
          <w:p w14:paraId="2F827749" w14:textId="07B4A498" w:rsidR="006420DC" w:rsidRPr="00DB056C" w:rsidRDefault="006420DC" w:rsidP="006420DC">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ES Score</w:t>
            </w:r>
          </w:p>
        </w:tc>
        <w:tc>
          <w:tcPr>
            <w:tcW w:w="1327" w:type="pct"/>
            <w:gridSpan w:val="2"/>
            <w:tcBorders>
              <w:top w:val="single" w:sz="4" w:space="0" w:color="auto"/>
              <w:left w:val="nil"/>
              <w:bottom w:val="nil"/>
              <w:right w:val="nil"/>
            </w:tcBorders>
          </w:tcPr>
          <w:p w14:paraId="626A4A14" w14:textId="20297414" w:rsidR="006420DC" w:rsidRPr="00DB056C" w:rsidRDefault="006420DC" w:rsidP="00BA4788">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Env Score</w:t>
            </w:r>
          </w:p>
        </w:tc>
        <w:tc>
          <w:tcPr>
            <w:tcW w:w="1326" w:type="pct"/>
            <w:gridSpan w:val="2"/>
            <w:tcBorders>
              <w:top w:val="single" w:sz="4" w:space="0" w:color="auto"/>
            </w:tcBorders>
          </w:tcPr>
          <w:p w14:paraId="5E75D86D" w14:textId="5028222C" w:rsidR="006420DC" w:rsidRPr="00DB056C" w:rsidRDefault="006420DC" w:rsidP="00BA4788">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Soc Score</w:t>
            </w:r>
          </w:p>
        </w:tc>
      </w:tr>
      <w:tr w:rsidR="00BA4788" w:rsidRPr="00DB056C" w14:paraId="6F506955" w14:textId="7A0FD334" w:rsidTr="00E11CB5">
        <w:trPr>
          <w:trHeight w:val="170"/>
        </w:trPr>
        <w:tc>
          <w:tcPr>
            <w:tcW w:w="1016" w:type="pct"/>
            <w:tcBorders>
              <w:top w:val="nil"/>
              <w:left w:val="nil"/>
              <w:bottom w:val="nil"/>
              <w:right w:val="nil"/>
            </w:tcBorders>
          </w:tcPr>
          <w:p w14:paraId="414C47E2" w14:textId="77777777" w:rsidR="00BA4788" w:rsidRPr="00DB056C" w:rsidRDefault="00BA4788" w:rsidP="00BA4788">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266E7322" w14:textId="77777777" w:rsidR="00BA4788" w:rsidRPr="00DB056C" w:rsidRDefault="00BA4788" w:rsidP="00BA4788">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1</w:t>
            </w:r>
          </w:p>
        </w:tc>
        <w:tc>
          <w:tcPr>
            <w:tcW w:w="665" w:type="pct"/>
            <w:tcBorders>
              <w:top w:val="nil"/>
              <w:left w:val="nil"/>
              <w:bottom w:val="nil"/>
              <w:right w:val="nil"/>
            </w:tcBorders>
          </w:tcPr>
          <w:p w14:paraId="7643A482" w14:textId="77777777" w:rsidR="00BA4788" w:rsidRPr="00DB056C" w:rsidRDefault="00BA4788" w:rsidP="00BA4788">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2</w:t>
            </w:r>
          </w:p>
        </w:tc>
        <w:tc>
          <w:tcPr>
            <w:tcW w:w="664" w:type="pct"/>
            <w:tcBorders>
              <w:top w:val="nil"/>
              <w:left w:val="nil"/>
              <w:bottom w:val="nil"/>
              <w:right w:val="nil"/>
            </w:tcBorders>
          </w:tcPr>
          <w:p w14:paraId="1C0B022B" w14:textId="77777777" w:rsidR="00BA4788" w:rsidRPr="00DB056C" w:rsidRDefault="00BA4788" w:rsidP="00BA4788">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3</w:t>
            </w:r>
          </w:p>
        </w:tc>
        <w:tc>
          <w:tcPr>
            <w:tcW w:w="663" w:type="pct"/>
            <w:tcBorders>
              <w:top w:val="nil"/>
              <w:left w:val="nil"/>
              <w:bottom w:val="nil"/>
              <w:right w:val="nil"/>
            </w:tcBorders>
          </w:tcPr>
          <w:p w14:paraId="6D5EF7AC" w14:textId="77777777" w:rsidR="00BA4788" w:rsidRPr="00DB056C" w:rsidRDefault="00BA4788" w:rsidP="00BA4788">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4</w:t>
            </w:r>
          </w:p>
        </w:tc>
        <w:tc>
          <w:tcPr>
            <w:tcW w:w="663" w:type="pct"/>
            <w:tcBorders>
              <w:bottom w:val="single" w:sz="4" w:space="0" w:color="auto"/>
            </w:tcBorders>
          </w:tcPr>
          <w:p w14:paraId="46BB3483" w14:textId="4C60C33B" w:rsidR="00BA4788" w:rsidRPr="00DB056C" w:rsidRDefault="00BA4788" w:rsidP="00BA4788">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 xml:space="preserve">Model </w:t>
            </w:r>
            <w:r w:rsidR="00E11CB5">
              <w:rPr>
                <w:rFonts w:ascii="Times New Roman" w:hAnsi="Times New Roman" w:hint="eastAsia"/>
                <w:kern w:val="0"/>
                <w:sz w:val="20"/>
                <w:szCs w:val="20"/>
              </w:rPr>
              <w:t>5</w:t>
            </w:r>
          </w:p>
        </w:tc>
        <w:tc>
          <w:tcPr>
            <w:tcW w:w="663" w:type="pct"/>
            <w:tcBorders>
              <w:bottom w:val="single" w:sz="4" w:space="0" w:color="auto"/>
            </w:tcBorders>
          </w:tcPr>
          <w:p w14:paraId="4C266475" w14:textId="1028CBDA" w:rsidR="00BA4788" w:rsidRPr="00DB056C" w:rsidRDefault="00BA4788" w:rsidP="00BA4788">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 xml:space="preserve">Model </w:t>
            </w:r>
            <w:r w:rsidR="00E11CB5">
              <w:rPr>
                <w:rFonts w:ascii="Times New Roman" w:hAnsi="Times New Roman" w:hint="eastAsia"/>
                <w:kern w:val="0"/>
                <w:sz w:val="20"/>
                <w:szCs w:val="20"/>
              </w:rPr>
              <w:t>6</w:t>
            </w:r>
          </w:p>
        </w:tc>
      </w:tr>
      <w:tr w:rsidR="009A0E3A" w:rsidRPr="00514755" w14:paraId="6DE06DB1" w14:textId="1BDD9B0F" w:rsidTr="00E11CB5">
        <w:trPr>
          <w:trHeight w:val="170"/>
        </w:trPr>
        <w:tc>
          <w:tcPr>
            <w:tcW w:w="1016" w:type="pct"/>
            <w:tcBorders>
              <w:top w:val="single" w:sz="4" w:space="0" w:color="auto"/>
              <w:left w:val="nil"/>
              <w:bottom w:val="nil"/>
              <w:right w:val="nil"/>
            </w:tcBorders>
          </w:tcPr>
          <w:p w14:paraId="7AE5D8C9" w14:textId="77777777" w:rsidR="009A0E3A" w:rsidRPr="00DB056C" w:rsidRDefault="009A0E3A" w:rsidP="009A0E3A">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Firm Size</w:t>
            </w:r>
          </w:p>
        </w:tc>
        <w:tc>
          <w:tcPr>
            <w:tcW w:w="666" w:type="pct"/>
            <w:tcBorders>
              <w:top w:val="single" w:sz="4" w:space="0" w:color="auto"/>
              <w:left w:val="nil"/>
              <w:bottom w:val="nil"/>
              <w:right w:val="nil"/>
            </w:tcBorders>
          </w:tcPr>
          <w:p w14:paraId="5EBAA169" w14:textId="3A5522D1"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-0.0020</w:t>
            </w:r>
          </w:p>
        </w:tc>
        <w:tc>
          <w:tcPr>
            <w:tcW w:w="665" w:type="pct"/>
            <w:tcBorders>
              <w:top w:val="single" w:sz="4" w:space="0" w:color="auto"/>
              <w:left w:val="nil"/>
              <w:bottom w:val="nil"/>
              <w:right w:val="nil"/>
            </w:tcBorders>
          </w:tcPr>
          <w:p w14:paraId="38CF25DE" w14:textId="0DA64096"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-0.0021</w:t>
            </w:r>
          </w:p>
        </w:tc>
        <w:tc>
          <w:tcPr>
            <w:tcW w:w="664" w:type="pct"/>
            <w:tcBorders>
              <w:top w:val="single" w:sz="4" w:space="0" w:color="auto"/>
              <w:left w:val="nil"/>
              <w:bottom w:val="nil"/>
              <w:right w:val="nil"/>
            </w:tcBorders>
          </w:tcPr>
          <w:p w14:paraId="7DEC7EA0" w14:textId="63F11A74"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-0.0018</w:t>
            </w:r>
          </w:p>
        </w:tc>
        <w:tc>
          <w:tcPr>
            <w:tcW w:w="663" w:type="pct"/>
            <w:tcBorders>
              <w:top w:val="single" w:sz="4" w:space="0" w:color="auto"/>
              <w:left w:val="nil"/>
              <w:bottom w:val="nil"/>
              <w:right w:val="nil"/>
            </w:tcBorders>
          </w:tcPr>
          <w:p w14:paraId="74C2BD2D" w14:textId="548B5885"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-0.0021</w:t>
            </w:r>
          </w:p>
        </w:tc>
        <w:tc>
          <w:tcPr>
            <w:tcW w:w="663" w:type="pct"/>
            <w:tcBorders>
              <w:top w:val="single" w:sz="4" w:space="0" w:color="auto"/>
            </w:tcBorders>
          </w:tcPr>
          <w:p w14:paraId="4D0B8A5F" w14:textId="00CFD9EF"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-0.0022</w:t>
            </w:r>
          </w:p>
        </w:tc>
        <w:tc>
          <w:tcPr>
            <w:tcW w:w="663" w:type="pct"/>
            <w:tcBorders>
              <w:top w:val="single" w:sz="4" w:space="0" w:color="auto"/>
            </w:tcBorders>
          </w:tcPr>
          <w:p w14:paraId="1F924F57" w14:textId="40E863B7"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-0.0019</w:t>
            </w:r>
          </w:p>
        </w:tc>
      </w:tr>
      <w:tr w:rsidR="009A0E3A" w:rsidRPr="00514755" w14:paraId="1ECD5BF5" w14:textId="783CC185" w:rsidTr="00BA4788">
        <w:trPr>
          <w:trHeight w:val="170"/>
        </w:trPr>
        <w:tc>
          <w:tcPr>
            <w:tcW w:w="1016" w:type="pct"/>
            <w:tcBorders>
              <w:top w:val="nil"/>
              <w:left w:val="nil"/>
              <w:bottom w:val="nil"/>
              <w:right w:val="nil"/>
            </w:tcBorders>
          </w:tcPr>
          <w:p w14:paraId="55DD135D" w14:textId="77777777" w:rsidR="009A0E3A" w:rsidRPr="00DB056C" w:rsidRDefault="009A0E3A" w:rsidP="009A0E3A">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1D3CBE90" w14:textId="57DF0D99"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5" w:type="pct"/>
            <w:tcBorders>
              <w:top w:val="nil"/>
              <w:left w:val="nil"/>
              <w:bottom w:val="nil"/>
              <w:right w:val="nil"/>
            </w:tcBorders>
          </w:tcPr>
          <w:p w14:paraId="3E6763BE" w14:textId="237D6B20"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4" w:type="pct"/>
            <w:tcBorders>
              <w:top w:val="nil"/>
              <w:left w:val="nil"/>
              <w:bottom w:val="nil"/>
              <w:right w:val="nil"/>
            </w:tcBorders>
          </w:tcPr>
          <w:p w14:paraId="1F6A4A2A" w14:textId="56785DB1"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3" w:type="pct"/>
            <w:tcBorders>
              <w:top w:val="nil"/>
              <w:left w:val="nil"/>
              <w:bottom w:val="nil"/>
              <w:right w:val="nil"/>
            </w:tcBorders>
          </w:tcPr>
          <w:p w14:paraId="4BABF470" w14:textId="74208361"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3" w:type="pct"/>
          </w:tcPr>
          <w:p w14:paraId="4ACA5AE4" w14:textId="1E5D0698"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3" w:type="pct"/>
          </w:tcPr>
          <w:p w14:paraId="4DD9133C" w14:textId="71D2AD7D"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r>
      <w:tr w:rsidR="009A0E3A" w:rsidRPr="00514755" w14:paraId="3081277A" w14:textId="574A75DD" w:rsidTr="00BA4788">
        <w:trPr>
          <w:trHeight w:val="170"/>
        </w:trPr>
        <w:tc>
          <w:tcPr>
            <w:tcW w:w="1016" w:type="pct"/>
            <w:tcBorders>
              <w:top w:val="nil"/>
              <w:left w:val="nil"/>
              <w:bottom w:val="nil"/>
              <w:right w:val="nil"/>
            </w:tcBorders>
          </w:tcPr>
          <w:p w14:paraId="474D95BA" w14:textId="77777777" w:rsidR="009A0E3A" w:rsidRPr="00DB056C" w:rsidRDefault="009A0E3A" w:rsidP="009A0E3A">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Debt Ratio</w:t>
            </w:r>
          </w:p>
        </w:tc>
        <w:tc>
          <w:tcPr>
            <w:tcW w:w="666" w:type="pct"/>
            <w:tcBorders>
              <w:top w:val="nil"/>
              <w:left w:val="nil"/>
              <w:bottom w:val="nil"/>
              <w:right w:val="nil"/>
            </w:tcBorders>
          </w:tcPr>
          <w:p w14:paraId="0675E49A" w14:textId="232EE3C9"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0.0000</w:t>
            </w:r>
          </w:p>
        </w:tc>
        <w:tc>
          <w:tcPr>
            <w:tcW w:w="665" w:type="pct"/>
            <w:tcBorders>
              <w:top w:val="nil"/>
              <w:left w:val="nil"/>
              <w:bottom w:val="nil"/>
              <w:right w:val="nil"/>
            </w:tcBorders>
          </w:tcPr>
          <w:p w14:paraId="73CFAE3A" w14:textId="7332516A"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0.0000</w:t>
            </w:r>
          </w:p>
        </w:tc>
        <w:tc>
          <w:tcPr>
            <w:tcW w:w="664" w:type="pct"/>
            <w:tcBorders>
              <w:top w:val="nil"/>
              <w:left w:val="nil"/>
              <w:bottom w:val="nil"/>
              <w:right w:val="nil"/>
            </w:tcBorders>
          </w:tcPr>
          <w:p w14:paraId="015BCF73" w14:textId="4161DA40"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0.0000</w:t>
            </w:r>
          </w:p>
        </w:tc>
        <w:tc>
          <w:tcPr>
            <w:tcW w:w="663" w:type="pct"/>
            <w:tcBorders>
              <w:top w:val="nil"/>
              <w:left w:val="nil"/>
              <w:bottom w:val="nil"/>
              <w:right w:val="nil"/>
            </w:tcBorders>
          </w:tcPr>
          <w:p w14:paraId="3A32234E" w14:textId="0324DF9D"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0.0000</w:t>
            </w:r>
          </w:p>
        </w:tc>
        <w:tc>
          <w:tcPr>
            <w:tcW w:w="663" w:type="pct"/>
          </w:tcPr>
          <w:p w14:paraId="78324A27" w14:textId="38A345C1"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0.0000</w:t>
            </w:r>
          </w:p>
        </w:tc>
        <w:tc>
          <w:tcPr>
            <w:tcW w:w="663" w:type="pct"/>
          </w:tcPr>
          <w:p w14:paraId="5E9880B1" w14:textId="6AB7CE09"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0.0000</w:t>
            </w:r>
          </w:p>
        </w:tc>
      </w:tr>
      <w:tr w:rsidR="009A0E3A" w:rsidRPr="00514755" w14:paraId="02187D5A" w14:textId="70443DB4" w:rsidTr="00BA4788">
        <w:trPr>
          <w:trHeight w:val="170"/>
        </w:trPr>
        <w:tc>
          <w:tcPr>
            <w:tcW w:w="1016" w:type="pct"/>
            <w:tcBorders>
              <w:top w:val="nil"/>
              <w:left w:val="nil"/>
              <w:bottom w:val="nil"/>
              <w:right w:val="nil"/>
            </w:tcBorders>
          </w:tcPr>
          <w:p w14:paraId="65D444D7" w14:textId="77777777" w:rsidR="009A0E3A" w:rsidRPr="00DB056C" w:rsidRDefault="009A0E3A" w:rsidP="009A0E3A">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1B61DDED" w14:textId="3EA1B5C3"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5" w:type="pct"/>
            <w:tcBorders>
              <w:top w:val="nil"/>
              <w:left w:val="nil"/>
              <w:bottom w:val="nil"/>
              <w:right w:val="nil"/>
            </w:tcBorders>
          </w:tcPr>
          <w:p w14:paraId="148B7D34" w14:textId="5027093D"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4" w:type="pct"/>
            <w:tcBorders>
              <w:top w:val="nil"/>
              <w:left w:val="nil"/>
              <w:bottom w:val="nil"/>
              <w:right w:val="nil"/>
            </w:tcBorders>
          </w:tcPr>
          <w:p w14:paraId="464EFEE5" w14:textId="2F2E2FF9"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3" w:type="pct"/>
            <w:tcBorders>
              <w:top w:val="nil"/>
              <w:left w:val="nil"/>
              <w:bottom w:val="nil"/>
              <w:right w:val="nil"/>
            </w:tcBorders>
          </w:tcPr>
          <w:p w14:paraId="5F956A36" w14:textId="20786155"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3" w:type="pct"/>
          </w:tcPr>
          <w:p w14:paraId="010367D0" w14:textId="453AB12D"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3" w:type="pct"/>
          </w:tcPr>
          <w:p w14:paraId="05000A18" w14:textId="77ABE722"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r>
      <w:tr w:rsidR="009A0E3A" w:rsidRPr="00514755" w14:paraId="7C0E5F2B" w14:textId="77023669" w:rsidTr="00BA4788">
        <w:trPr>
          <w:trHeight w:val="170"/>
        </w:trPr>
        <w:tc>
          <w:tcPr>
            <w:tcW w:w="1016" w:type="pct"/>
            <w:tcBorders>
              <w:top w:val="nil"/>
              <w:left w:val="nil"/>
              <w:bottom w:val="nil"/>
              <w:right w:val="nil"/>
            </w:tcBorders>
          </w:tcPr>
          <w:p w14:paraId="008D901C" w14:textId="65F15624" w:rsidR="009A0E3A" w:rsidRPr="00DB056C" w:rsidRDefault="009A0E3A" w:rsidP="009A0E3A">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 xml:space="preserve">Cash </w:t>
            </w:r>
            <w:r w:rsidR="00514755">
              <w:rPr>
                <w:rFonts w:ascii="Times New Roman" w:hAnsi="Times New Roman" w:hint="eastAsia"/>
                <w:kern w:val="0"/>
                <w:sz w:val="20"/>
                <w:szCs w:val="20"/>
              </w:rPr>
              <w:t>R</w:t>
            </w:r>
            <w:r w:rsidRPr="00DB056C">
              <w:rPr>
                <w:rFonts w:ascii="Times New Roman" w:hAnsi="Times New Roman"/>
                <w:kern w:val="0"/>
                <w:sz w:val="20"/>
                <w:szCs w:val="20"/>
              </w:rPr>
              <w:t>atio</w:t>
            </w:r>
          </w:p>
        </w:tc>
        <w:tc>
          <w:tcPr>
            <w:tcW w:w="666" w:type="pct"/>
            <w:tcBorders>
              <w:top w:val="nil"/>
              <w:left w:val="nil"/>
              <w:bottom w:val="nil"/>
              <w:right w:val="nil"/>
            </w:tcBorders>
          </w:tcPr>
          <w:p w14:paraId="51DE2E4E" w14:textId="55F6B0B8"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0.0238***</w:t>
            </w:r>
          </w:p>
        </w:tc>
        <w:tc>
          <w:tcPr>
            <w:tcW w:w="665" w:type="pct"/>
            <w:tcBorders>
              <w:top w:val="nil"/>
              <w:left w:val="nil"/>
              <w:bottom w:val="nil"/>
              <w:right w:val="nil"/>
            </w:tcBorders>
          </w:tcPr>
          <w:p w14:paraId="53A356A6" w14:textId="67369A7A"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0.0237***</w:t>
            </w:r>
          </w:p>
        </w:tc>
        <w:tc>
          <w:tcPr>
            <w:tcW w:w="664" w:type="pct"/>
            <w:tcBorders>
              <w:top w:val="nil"/>
              <w:left w:val="nil"/>
              <w:bottom w:val="nil"/>
              <w:right w:val="nil"/>
            </w:tcBorders>
          </w:tcPr>
          <w:p w14:paraId="3C3FEFC1" w14:textId="57E1CDD2"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0.0239***</w:t>
            </w:r>
          </w:p>
        </w:tc>
        <w:tc>
          <w:tcPr>
            <w:tcW w:w="663" w:type="pct"/>
            <w:tcBorders>
              <w:top w:val="nil"/>
              <w:left w:val="nil"/>
              <w:bottom w:val="nil"/>
              <w:right w:val="nil"/>
            </w:tcBorders>
          </w:tcPr>
          <w:p w14:paraId="7BDD8398" w14:textId="34F20E8F"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0.0240***</w:t>
            </w:r>
          </w:p>
        </w:tc>
        <w:tc>
          <w:tcPr>
            <w:tcW w:w="663" w:type="pct"/>
          </w:tcPr>
          <w:p w14:paraId="63E0AFD0" w14:textId="452558D8"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0.0239***</w:t>
            </w:r>
          </w:p>
        </w:tc>
        <w:tc>
          <w:tcPr>
            <w:tcW w:w="663" w:type="pct"/>
          </w:tcPr>
          <w:p w14:paraId="2AEE5ADF" w14:textId="44CE2897"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0.0240***</w:t>
            </w:r>
          </w:p>
        </w:tc>
      </w:tr>
      <w:tr w:rsidR="009A0E3A" w:rsidRPr="00514755" w14:paraId="31E77C7C" w14:textId="7A688C89" w:rsidTr="00BA4788">
        <w:trPr>
          <w:trHeight w:val="170"/>
        </w:trPr>
        <w:tc>
          <w:tcPr>
            <w:tcW w:w="1016" w:type="pct"/>
            <w:tcBorders>
              <w:top w:val="nil"/>
              <w:left w:val="nil"/>
              <w:bottom w:val="nil"/>
              <w:right w:val="nil"/>
            </w:tcBorders>
          </w:tcPr>
          <w:p w14:paraId="4E65E5B0" w14:textId="77777777" w:rsidR="009A0E3A" w:rsidRPr="00DB056C" w:rsidRDefault="009A0E3A" w:rsidP="009A0E3A">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36296E86" w14:textId="4CFF332A"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(0.0072)</w:t>
            </w:r>
          </w:p>
        </w:tc>
        <w:tc>
          <w:tcPr>
            <w:tcW w:w="665" w:type="pct"/>
            <w:tcBorders>
              <w:top w:val="nil"/>
              <w:left w:val="nil"/>
              <w:bottom w:val="nil"/>
              <w:right w:val="nil"/>
            </w:tcBorders>
          </w:tcPr>
          <w:p w14:paraId="6E81DF7F" w14:textId="30C2E130"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(0.0072)</w:t>
            </w:r>
          </w:p>
        </w:tc>
        <w:tc>
          <w:tcPr>
            <w:tcW w:w="664" w:type="pct"/>
            <w:tcBorders>
              <w:top w:val="nil"/>
              <w:left w:val="nil"/>
              <w:bottom w:val="nil"/>
              <w:right w:val="nil"/>
            </w:tcBorders>
          </w:tcPr>
          <w:p w14:paraId="0767FCA8" w14:textId="72E7A00C"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(0.0071)</w:t>
            </w:r>
          </w:p>
        </w:tc>
        <w:tc>
          <w:tcPr>
            <w:tcW w:w="663" w:type="pct"/>
            <w:tcBorders>
              <w:top w:val="nil"/>
              <w:left w:val="nil"/>
              <w:bottom w:val="nil"/>
              <w:right w:val="nil"/>
            </w:tcBorders>
          </w:tcPr>
          <w:p w14:paraId="3B5473B3" w14:textId="3B905902"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(0.0072)</w:t>
            </w:r>
          </w:p>
        </w:tc>
        <w:tc>
          <w:tcPr>
            <w:tcW w:w="663" w:type="pct"/>
          </w:tcPr>
          <w:p w14:paraId="0653BF7F" w14:textId="2BB36E28"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(0.0072)</w:t>
            </w:r>
          </w:p>
        </w:tc>
        <w:tc>
          <w:tcPr>
            <w:tcW w:w="663" w:type="pct"/>
          </w:tcPr>
          <w:p w14:paraId="17E46459" w14:textId="1D95B280"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(0.0072)</w:t>
            </w:r>
          </w:p>
        </w:tc>
      </w:tr>
      <w:tr w:rsidR="009A0E3A" w:rsidRPr="00514755" w14:paraId="7E3A0AAF" w14:textId="5E76487A" w:rsidTr="00BA4788">
        <w:trPr>
          <w:trHeight w:val="170"/>
        </w:trPr>
        <w:tc>
          <w:tcPr>
            <w:tcW w:w="1016" w:type="pct"/>
            <w:tcBorders>
              <w:top w:val="nil"/>
              <w:left w:val="nil"/>
              <w:bottom w:val="nil"/>
              <w:right w:val="nil"/>
            </w:tcBorders>
          </w:tcPr>
          <w:p w14:paraId="189F6E73" w14:textId="77777777" w:rsidR="009A0E3A" w:rsidRPr="00DB056C" w:rsidRDefault="009A0E3A" w:rsidP="009A0E3A">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ROA</w:t>
            </w:r>
          </w:p>
        </w:tc>
        <w:tc>
          <w:tcPr>
            <w:tcW w:w="666" w:type="pct"/>
            <w:tcBorders>
              <w:top w:val="nil"/>
              <w:left w:val="nil"/>
              <w:bottom w:val="nil"/>
              <w:right w:val="nil"/>
            </w:tcBorders>
          </w:tcPr>
          <w:p w14:paraId="375CFD9B" w14:textId="3F5ED923"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0.0445***</w:t>
            </w:r>
          </w:p>
        </w:tc>
        <w:tc>
          <w:tcPr>
            <w:tcW w:w="665" w:type="pct"/>
            <w:tcBorders>
              <w:top w:val="nil"/>
              <w:left w:val="nil"/>
              <w:bottom w:val="nil"/>
              <w:right w:val="nil"/>
            </w:tcBorders>
          </w:tcPr>
          <w:p w14:paraId="0579F642" w14:textId="4F510DFD"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0.0446***</w:t>
            </w:r>
          </w:p>
        </w:tc>
        <w:tc>
          <w:tcPr>
            <w:tcW w:w="664" w:type="pct"/>
            <w:tcBorders>
              <w:top w:val="nil"/>
              <w:left w:val="nil"/>
              <w:bottom w:val="nil"/>
              <w:right w:val="nil"/>
            </w:tcBorders>
          </w:tcPr>
          <w:p w14:paraId="32E8F860" w14:textId="58552610"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0.0447***</w:t>
            </w:r>
          </w:p>
        </w:tc>
        <w:tc>
          <w:tcPr>
            <w:tcW w:w="663" w:type="pct"/>
            <w:tcBorders>
              <w:top w:val="nil"/>
              <w:left w:val="nil"/>
              <w:bottom w:val="nil"/>
              <w:right w:val="nil"/>
            </w:tcBorders>
          </w:tcPr>
          <w:p w14:paraId="2E8D4FC5" w14:textId="486DA940"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0.0446***</w:t>
            </w:r>
          </w:p>
        </w:tc>
        <w:tc>
          <w:tcPr>
            <w:tcW w:w="663" w:type="pct"/>
          </w:tcPr>
          <w:p w14:paraId="38BDA204" w14:textId="3202CA1A"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0.0446***</w:t>
            </w:r>
          </w:p>
        </w:tc>
        <w:tc>
          <w:tcPr>
            <w:tcW w:w="663" w:type="pct"/>
          </w:tcPr>
          <w:p w14:paraId="7AC750D3" w14:textId="301016B9"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0.0447***</w:t>
            </w:r>
          </w:p>
        </w:tc>
      </w:tr>
      <w:tr w:rsidR="009A0E3A" w:rsidRPr="00514755" w14:paraId="1FC2DBDD" w14:textId="1F577852" w:rsidTr="00BA4788">
        <w:trPr>
          <w:trHeight w:val="170"/>
        </w:trPr>
        <w:tc>
          <w:tcPr>
            <w:tcW w:w="1016" w:type="pct"/>
            <w:tcBorders>
              <w:top w:val="nil"/>
              <w:left w:val="nil"/>
              <w:bottom w:val="nil"/>
              <w:right w:val="nil"/>
            </w:tcBorders>
          </w:tcPr>
          <w:p w14:paraId="13B8DEC7" w14:textId="77777777" w:rsidR="009A0E3A" w:rsidRPr="00DB056C" w:rsidRDefault="009A0E3A" w:rsidP="009A0E3A">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36472DDE" w14:textId="00C0419C"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(0.0120)</w:t>
            </w:r>
          </w:p>
        </w:tc>
        <w:tc>
          <w:tcPr>
            <w:tcW w:w="665" w:type="pct"/>
            <w:tcBorders>
              <w:top w:val="nil"/>
              <w:left w:val="nil"/>
              <w:bottom w:val="nil"/>
              <w:right w:val="nil"/>
            </w:tcBorders>
          </w:tcPr>
          <w:p w14:paraId="63B7729E" w14:textId="59ED3B44"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(0.0120)</w:t>
            </w:r>
          </w:p>
        </w:tc>
        <w:tc>
          <w:tcPr>
            <w:tcW w:w="664" w:type="pct"/>
            <w:tcBorders>
              <w:top w:val="nil"/>
              <w:left w:val="nil"/>
              <w:bottom w:val="nil"/>
              <w:right w:val="nil"/>
            </w:tcBorders>
          </w:tcPr>
          <w:p w14:paraId="0FB4F07E" w14:textId="26A88ED0"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(0.0120)</w:t>
            </w:r>
          </w:p>
        </w:tc>
        <w:tc>
          <w:tcPr>
            <w:tcW w:w="663" w:type="pct"/>
            <w:tcBorders>
              <w:top w:val="nil"/>
              <w:left w:val="nil"/>
              <w:bottom w:val="nil"/>
              <w:right w:val="nil"/>
            </w:tcBorders>
          </w:tcPr>
          <w:p w14:paraId="2B7AC420" w14:textId="3B1A88BC"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(0.0120)</w:t>
            </w:r>
          </w:p>
        </w:tc>
        <w:tc>
          <w:tcPr>
            <w:tcW w:w="663" w:type="pct"/>
          </w:tcPr>
          <w:p w14:paraId="02FB8AA9" w14:textId="03FC6FA3"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(0.0120)</w:t>
            </w:r>
          </w:p>
        </w:tc>
        <w:tc>
          <w:tcPr>
            <w:tcW w:w="663" w:type="pct"/>
          </w:tcPr>
          <w:p w14:paraId="79AFA2E6" w14:textId="065383CE"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(0.0120)</w:t>
            </w:r>
          </w:p>
        </w:tc>
      </w:tr>
      <w:tr w:rsidR="001645D1" w:rsidRPr="00514755" w14:paraId="47F5F9CF" w14:textId="72854AD4" w:rsidTr="00BA4788">
        <w:trPr>
          <w:trHeight w:val="170"/>
        </w:trPr>
        <w:tc>
          <w:tcPr>
            <w:tcW w:w="1016" w:type="pct"/>
            <w:tcBorders>
              <w:top w:val="nil"/>
              <w:left w:val="nil"/>
              <w:bottom w:val="nil"/>
              <w:right w:val="nil"/>
            </w:tcBorders>
          </w:tcPr>
          <w:p w14:paraId="117977C4" w14:textId="61902ACC" w:rsidR="001645D1" w:rsidRPr="00DB056C" w:rsidRDefault="001645D1" w:rsidP="001645D1">
            <w:pPr>
              <w:autoSpaceDE w:val="0"/>
              <w:autoSpaceDN w:val="0"/>
              <w:adjustRightInd w:val="0"/>
              <w:spacing w:after="0" w:line="240" w:lineRule="auto"/>
              <w:rPr>
                <w:rFonts w:ascii="Times New Roman" w:hAnsi="Times New Roman"/>
                <w:kern w:val="0"/>
                <w:sz w:val="20"/>
                <w:szCs w:val="20"/>
              </w:rPr>
            </w:pPr>
            <w:r w:rsidRPr="00514755">
              <w:rPr>
                <w:rFonts w:ascii="Times New Roman" w:hAnsi="Times New Roman"/>
                <w:kern w:val="0"/>
                <w:sz w:val="20"/>
                <w:szCs w:val="20"/>
              </w:rPr>
              <w:t>Growth</w:t>
            </w:r>
          </w:p>
        </w:tc>
        <w:tc>
          <w:tcPr>
            <w:tcW w:w="666" w:type="pct"/>
            <w:tcBorders>
              <w:top w:val="nil"/>
              <w:left w:val="nil"/>
              <w:bottom w:val="nil"/>
              <w:right w:val="nil"/>
            </w:tcBorders>
          </w:tcPr>
          <w:p w14:paraId="7BF462CE" w14:textId="7041DA76"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0.0057</w:t>
            </w:r>
          </w:p>
        </w:tc>
        <w:tc>
          <w:tcPr>
            <w:tcW w:w="665" w:type="pct"/>
            <w:tcBorders>
              <w:top w:val="nil"/>
              <w:left w:val="nil"/>
              <w:bottom w:val="nil"/>
              <w:right w:val="nil"/>
            </w:tcBorders>
          </w:tcPr>
          <w:p w14:paraId="697F7969" w14:textId="68C45914"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0.0058</w:t>
            </w:r>
          </w:p>
        </w:tc>
        <w:tc>
          <w:tcPr>
            <w:tcW w:w="664" w:type="pct"/>
            <w:tcBorders>
              <w:top w:val="nil"/>
              <w:left w:val="nil"/>
              <w:bottom w:val="nil"/>
              <w:right w:val="nil"/>
            </w:tcBorders>
          </w:tcPr>
          <w:p w14:paraId="5A61A5A8" w14:textId="6E487588"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0.0057</w:t>
            </w:r>
          </w:p>
        </w:tc>
        <w:tc>
          <w:tcPr>
            <w:tcW w:w="663" w:type="pct"/>
            <w:tcBorders>
              <w:top w:val="nil"/>
              <w:left w:val="nil"/>
              <w:bottom w:val="nil"/>
              <w:right w:val="nil"/>
            </w:tcBorders>
          </w:tcPr>
          <w:p w14:paraId="6F1D092D" w14:textId="48404B4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0.0057</w:t>
            </w:r>
          </w:p>
        </w:tc>
        <w:tc>
          <w:tcPr>
            <w:tcW w:w="663" w:type="pct"/>
          </w:tcPr>
          <w:p w14:paraId="7D92DB68" w14:textId="6593C990"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0.0058</w:t>
            </w:r>
          </w:p>
        </w:tc>
        <w:tc>
          <w:tcPr>
            <w:tcW w:w="663" w:type="pct"/>
          </w:tcPr>
          <w:p w14:paraId="7E94A45E" w14:textId="71A8880E"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0.0056</w:t>
            </w:r>
          </w:p>
        </w:tc>
      </w:tr>
      <w:tr w:rsidR="001645D1" w:rsidRPr="00514755" w14:paraId="11D99FEC" w14:textId="55D5A1C0" w:rsidTr="00BA4788">
        <w:trPr>
          <w:trHeight w:val="170"/>
        </w:trPr>
        <w:tc>
          <w:tcPr>
            <w:tcW w:w="1016" w:type="pct"/>
            <w:tcBorders>
              <w:top w:val="nil"/>
              <w:left w:val="nil"/>
              <w:bottom w:val="nil"/>
              <w:right w:val="nil"/>
            </w:tcBorders>
          </w:tcPr>
          <w:p w14:paraId="427D5AC8" w14:textId="7777777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5E1089AA" w14:textId="4BF1291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(0.0047)</w:t>
            </w:r>
          </w:p>
        </w:tc>
        <w:tc>
          <w:tcPr>
            <w:tcW w:w="665" w:type="pct"/>
            <w:tcBorders>
              <w:top w:val="nil"/>
              <w:left w:val="nil"/>
              <w:bottom w:val="nil"/>
              <w:right w:val="nil"/>
            </w:tcBorders>
          </w:tcPr>
          <w:p w14:paraId="3B7E24E3" w14:textId="79202460"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(0.0047)</w:t>
            </w:r>
          </w:p>
        </w:tc>
        <w:tc>
          <w:tcPr>
            <w:tcW w:w="664" w:type="pct"/>
            <w:tcBorders>
              <w:top w:val="nil"/>
              <w:left w:val="nil"/>
              <w:bottom w:val="nil"/>
              <w:right w:val="nil"/>
            </w:tcBorders>
          </w:tcPr>
          <w:p w14:paraId="7159E20B" w14:textId="345A1977"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(0.0047)</w:t>
            </w:r>
          </w:p>
        </w:tc>
        <w:tc>
          <w:tcPr>
            <w:tcW w:w="663" w:type="pct"/>
            <w:tcBorders>
              <w:top w:val="nil"/>
              <w:left w:val="nil"/>
              <w:bottom w:val="nil"/>
              <w:right w:val="nil"/>
            </w:tcBorders>
          </w:tcPr>
          <w:p w14:paraId="2041A813" w14:textId="459903CB"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(0.0047)</w:t>
            </w:r>
          </w:p>
        </w:tc>
        <w:tc>
          <w:tcPr>
            <w:tcW w:w="663" w:type="pct"/>
          </w:tcPr>
          <w:p w14:paraId="2F9D452B" w14:textId="1A3363EE"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(0.0047)</w:t>
            </w:r>
          </w:p>
        </w:tc>
        <w:tc>
          <w:tcPr>
            <w:tcW w:w="663" w:type="pct"/>
          </w:tcPr>
          <w:p w14:paraId="7FAB1D7C" w14:textId="408D6B7E"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(0.0047)</w:t>
            </w:r>
          </w:p>
        </w:tc>
      </w:tr>
      <w:tr w:rsidR="001645D1" w:rsidRPr="00514755" w14:paraId="7C11A127" w14:textId="4EE944B9" w:rsidTr="00BA4788">
        <w:trPr>
          <w:trHeight w:val="170"/>
        </w:trPr>
        <w:tc>
          <w:tcPr>
            <w:tcW w:w="1016" w:type="pct"/>
            <w:tcBorders>
              <w:top w:val="nil"/>
              <w:left w:val="nil"/>
              <w:bottom w:val="nil"/>
              <w:right w:val="nil"/>
            </w:tcBorders>
          </w:tcPr>
          <w:p w14:paraId="64D8CAFE" w14:textId="145BEE6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r w:rsidRPr="00514755">
              <w:rPr>
                <w:rFonts w:ascii="Times New Roman" w:hAnsi="Times New Roman"/>
                <w:kern w:val="0"/>
                <w:sz w:val="20"/>
                <w:szCs w:val="20"/>
              </w:rPr>
              <w:t>Cash Holdings</w:t>
            </w:r>
          </w:p>
        </w:tc>
        <w:tc>
          <w:tcPr>
            <w:tcW w:w="666" w:type="pct"/>
            <w:tcBorders>
              <w:top w:val="nil"/>
              <w:left w:val="nil"/>
              <w:bottom w:val="nil"/>
              <w:right w:val="nil"/>
            </w:tcBorders>
          </w:tcPr>
          <w:p w14:paraId="6BF05D32" w14:textId="120070B5"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-0.0733***</w:t>
            </w:r>
          </w:p>
        </w:tc>
        <w:tc>
          <w:tcPr>
            <w:tcW w:w="665" w:type="pct"/>
            <w:tcBorders>
              <w:top w:val="nil"/>
              <w:left w:val="nil"/>
              <w:bottom w:val="nil"/>
              <w:right w:val="nil"/>
            </w:tcBorders>
          </w:tcPr>
          <w:p w14:paraId="7F3428B8" w14:textId="66B9422C"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-0.0734***</w:t>
            </w:r>
          </w:p>
        </w:tc>
        <w:tc>
          <w:tcPr>
            <w:tcW w:w="664" w:type="pct"/>
            <w:tcBorders>
              <w:top w:val="nil"/>
              <w:left w:val="nil"/>
              <w:bottom w:val="nil"/>
              <w:right w:val="nil"/>
            </w:tcBorders>
          </w:tcPr>
          <w:p w14:paraId="0F0B07DE" w14:textId="0341E083"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-0.0732***</w:t>
            </w:r>
          </w:p>
        </w:tc>
        <w:tc>
          <w:tcPr>
            <w:tcW w:w="663" w:type="pct"/>
            <w:tcBorders>
              <w:top w:val="nil"/>
              <w:left w:val="nil"/>
              <w:bottom w:val="nil"/>
              <w:right w:val="nil"/>
            </w:tcBorders>
          </w:tcPr>
          <w:p w14:paraId="35398E37" w14:textId="141A982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-0.0732***</w:t>
            </w:r>
          </w:p>
        </w:tc>
        <w:tc>
          <w:tcPr>
            <w:tcW w:w="663" w:type="pct"/>
          </w:tcPr>
          <w:p w14:paraId="7990BAB2" w14:textId="5B4ADD8A"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-0.0733***</w:t>
            </w:r>
          </w:p>
        </w:tc>
        <w:tc>
          <w:tcPr>
            <w:tcW w:w="663" w:type="pct"/>
          </w:tcPr>
          <w:p w14:paraId="65FE532F" w14:textId="6221CFC5"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-0.0731***</w:t>
            </w:r>
          </w:p>
        </w:tc>
      </w:tr>
      <w:tr w:rsidR="001645D1" w:rsidRPr="00514755" w14:paraId="12CFAA7C" w14:textId="30D4BFAF" w:rsidTr="00BA4788">
        <w:trPr>
          <w:trHeight w:val="170"/>
        </w:trPr>
        <w:tc>
          <w:tcPr>
            <w:tcW w:w="1016" w:type="pct"/>
            <w:tcBorders>
              <w:top w:val="nil"/>
              <w:left w:val="nil"/>
              <w:bottom w:val="nil"/>
              <w:right w:val="nil"/>
            </w:tcBorders>
          </w:tcPr>
          <w:p w14:paraId="4B6058D1" w14:textId="7777777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4A3C294F" w14:textId="3C09D72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(0.0133)</w:t>
            </w:r>
          </w:p>
        </w:tc>
        <w:tc>
          <w:tcPr>
            <w:tcW w:w="665" w:type="pct"/>
            <w:tcBorders>
              <w:top w:val="nil"/>
              <w:left w:val="nil"/>
              <w:bottom w:val="nil"/>
              <w:right w:val="nil"/>
            </w:tcBorders>
          </w:tcPr>
          <w:p w14:paraId="01099E4F" w14:textId="6296A314"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(0.0133)</w:t>
            </w:r>
          </w:p>
        </w:tc>
        <w:tc>
          <w:tcPr>
            <w:tcW w:w="664" w:type="pct"/>
            <w:tcBorders>
              <w:top w:val="nil"/>
              <w:left w:val="nil"/>
              <w:bottom w:val="nil"/>
              <w:right w:val="nil"/>
            </w:tcBorders>
          </w:tcPr>
          <w:p w14:paraId="690AF1AC" w14:textId="06FBBE18"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(0.0133)</w:t>
            </w:r>
          </w:p>
        </w:tc>
        <w:tc>
          <w:tcPr>
            <w:tcW w:w="663" w:type="pct"/>
            <w:tcBorders>
              <w:top w:val="nil"/>
              <w:left w:val="nil"/>
              <w:bottom w:val="nil"/>
              <w:right w:val="nil"/>
            </w:tcBorders>
          </w:tcPr>
          <w:p w14:paraId="63E63D6F" w14:textId="7563EC4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(0.0133)</w:t>
            </w:r>
          </w:p>
        </w:tc>
        <w:tc>
          <w:tcPr>
            <w:tcW w:w="663" w:type="pct"/>
          </w:tcPr>
          <w:p w14:paraId="4B578401" w14:textId="156B6EA8"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(0.0133)</w:t>
            </w:r>
          </w:p>
        </w:tc>
        <w:tc>
          <w:tcPr>
            <w:tcW w:w="663" w:type="pct"/>
          </w:tcPr>
          <w:p w14:paraId="6CCA6D45" w14:textId="5580E2F2"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(0.0133)</w:t>
            </w:r>
          </w:p>
        </w:tc>
      </w:tr>
      <w:tr w:rsidR="001645D1" w:rsidRPr="00514755" w14:paraId="21E5540F" w14:textId="21A422EF" w:rsidTr="00BA4788">
        <w:trPr>
          <w:trHeight w:val="170"/>
        </w:trPr>
        <w:tc>
          <w:tcPr>
            <w:tcW w:w="1016" w:type="pct"/>
            <w:tcBorders>
              <w:top w:val="nil"/>
              <w:left w:val="nil"/>
              <w:bottom w:val="nil"/>
              <w:right w:val="nil"/>
            </w:tcBorders>
          </w:tcPr>
          <w:p w14:paraId="43CC24BF" w14:textId="0F1F5B58" w:rsidR="001645D1" w:rsidRPr="00DB056C" w:rsidRDefault="001645D1" w:rsidP="001645D1">
            <w:pPr>
              <w:autoSpaceDE w:val="0"/>
              <w:autoSpaceDN w:val="0"/>
              <w:adjustRightInd w:val="0"/>
              <w:spacing w:after="0" w:line="240" w:lineRule="auto"/>
              <w:rPr>
                <w:rFonts w:ascii="Times New Roman" w:hAnsi="Times New Roman"/>
                <w:kern w:val="0"/>
                <w:sz w:val="20"/>
                <w:szCs w:val="20"/>
              </w:rPr>
            </w:pPr>
            <w:r w:rsidRPr="00514755">
              <w:rPr>
                <w:rFonts w:ascii="Times New Roman" w:hAnsi="Times New Roman"/>
                <w:kern w:val="0"/>
                <w:sz w:val="20"/>
                <w:szCs w:val="20"/>
              </w:rPr>
              <w:t>Inst</w:t>
            </w:r>
            <w:r w:rsidR="00115F63">
              <w:rPr>
                <w:rFonts w:ascii="Times New Roman" w:hAnsi="Times New Roman" w:hint="eastAsia"/>
                <w:kern w:val="0"/>
                <w:sz w:val="20"/>
                <w:szCs w:val="20"/>
              </w:rPr>
              <w:t xml:space="preserve">. </w:t>
            </w:r>
            <w:r w:rsidRPr="00514755">
              <w:rPr>
                <w:rFonts w:ascii="Times New Roman" w:hAnsi="Times New Roman"/>
                <w:kern w:val="0"/>
                <w:sz w:val="20"/>
                <w:szCs w:val="20"/>
              </w:rPr>
              <w:t>Ownership</w:t>
            </w:r>
          </w:p>
        </w:tc>
        <w:tc>
          <w:tcPr>
            <w:tcW w:w="666" w:type="pct"/>
            <w:tcBorders>
              <w:top w:val="nil"/>
              <w:left w:val="nil"/>
              <w:bottom w:val="nil"/>
              <w:right w:val="nil"/>
            </w:tcBorders>
          </w:tcPr>
          <w:p w14:paraId="09AA9B17" w14:textId="525D6415"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0.0035</w:t>
            </w:r>
          </w:p>
        </w:tc>
        <w:tc>
          <w:tcPr>
            <w:tcW w:w="665" w:type="pct"/>
            <w:tcBorders>
              <w:top w:val="nil"/>
              <w:left w:val="nil"/>
              <w:bottom w:val="nil"/>
              <w:right w:val="nil"/>
            </w:tcBorders>
          </w:tcPr>
          <w:p w14:paraId="710C83D0" w14:textId="0CB03496"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0.0037</w:t>
            </w:r>
          </w:p>
        </w:tc>
        <w:tc>
          <w:tcPr>
            <w:tcW w:w="664" w:type="pct"/>
            <w:tcBorders>
              <w:top w:val="nil"/>
              <w:left w:val="nil"/>
              <w:bottom w:val="nil"/>
              <w:right w:val="nil"/>
            </w:tcBorders>
          </w:tcPr>
          <w:p w14:paraId="0829C730" w14:textId="067E5EA0"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0.0034</w:t>
            </w:r>
          </w:p>
        </w:tc>
        <w:tc>
          <w:tcPr>
            <w:tcW w:w="663" w:type="pct"/>
            <w:tcBorders>
              <w:top w:val="nil"/>
              <w:left w:val="nil"/>
              <w:bottom w:val="nil"/>
              <w:right w:val="nil"/>
            </w:tcBorders>
          </w:tcPr>
          <w:p w14:paraId="45CB4365" w14:textId="7094632C"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0.0037</w:t>
            </w:r>
          </w:p>
        </w:tc>
        <w:tc>
          <w:tcPr>
            <w:tcW w:w="663" w:type="pct"/>
          </w:tcPr>
          <w:p w14:paraId="2BA38E38" w14:textId="07AD94CF"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0.0038</w:t>
            </w:r>
          </w:p>
        </w:tc>
        <w:tc>
          <w:tcPr>
            <w:tcW w:w="663" w:type="pct"/>
          </w:tcPr>
          <w:p w14:paraId="30DCFE38" w14:textId="29328C90"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0.0034</w:t>
            </w:r>
          </w:p>
        </w:tc>
      </w:tr>
      <w:tr w:rsidR="001645D1" w:rsidRPr="00514755" w14:paraId="7255B159" w14:textId="2A9E317C" w:rsidTr="00BA4788">
        <w:trPr>
          <w:trHeight w:val="170"/>
        </w:trPr>
        <w:tc>
          <w:tcPr>
            <w:tcW w:w="1016" w:type="pct"/>
            <w:tcBorders>
              <w:top w:val="nil"/>
              <w:left w:val="nil"/>
              <w:bottom w:val="nil"/>
              <w:right w:val="nil"/>
            </w:tcBorders>
          </w:tcPr>
          <w:p w14:paraId="75D6792B" w14:textId="7777777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3FF36FE4" w14:textId="2CE6DA87"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(0.0054)</w:t>
            </w:r>
          </w:p>
        </w:tc>
        <w:tc>
          <w:tcPr>
            <w:tcW w:w="665" w:type="pct"/>
            <w:tcBorders>
              <w:top w:val="nil"/>
              <w:left w:val="nil"/>
              <w:bottom w:val="nil"/>
              <w:right w:val="nil"/>
            </w:tcBorders>
          </w:tcPr>
          <w:p w14:paraId="79184EAC" w14:textId="34080D2A"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(0.0054)</w:t>
            </w:r>
          </w:p>
        </w:tc>
        <w:tc>
          <w:tcPr>
            <w:tcW w:w="664" w:type="pct"/>
            <w:tcBorders>
              <w:top w:val="nil"/>
              <w:left w:val="nil"/>
              <w:bottom w:val="nil"/>
              <w:right w:val="nil"/>
            </w:tcBorders>
          </w:tcPr>
          <w:p w14:paraId="348F1C50" w14:textId="461DE5E3"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(0.0054)</w:t>
            </w:r>
          </w:p>
        </w:tc>
        <w:tc>
          <w:tcPr>
            <w:tcW w:w="663" w:type="pct"/>
            <w:tcBorders>
              <w:top w:val="nil"/>
              <w:left w:val="nil"/>
              <w:bottom w:val="nil"/>
              <w:right w:val="nil"/>
            </w:tcBorders>
          </w:tcPr>
          <w:p w14:paraId="713DFE67" w14:textId="6810725D"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(0.0054)</w:t>
            </w:r>
          </w:p>
        </w:tc>
        <w:tc>
          <w:tcPr>
            <w:tcW w:w="663" w:type="pct"/>
          </w:tcPr>
          <w:p w14:paraId="5B885C92" w14:textId="5A0041EF"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(0.0054)</w:t>
            </w:r>
          </w:p>
        </w:tc>
        <w:tc>
          <w:tcPr>
            <w:tcW w:w="663" w:type="pct"/>
          </w:tcPr>
          <w:p w14:paraId="11DD29C2" w14:textId="56EE5A18"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(0.0054)</w:t>
            </w:r>
          </w:p>
        </w:tc>
      </w:tr>
      <w:tr w:rsidR="001645D1" w:rsidRPr="00514755" w14:paraId="15B95CEF" w14:textId="683DEE09" w:rsidTr="00BA4788">
        <w:trPr>
          <w:trHeight w:val="170"/>
        </w:trPr>
        <w:tc>
          <w:tcPr>
            <w:tcW w:w="1016" w:type="pct"/>
            <w:tcBorders>
              <w:top w:val="nil"/>
              <w:left w:val="nil"/>
              <w:bottom w:val="nil"/>
              <w:right w:val="nil"/>
            </w:tcBorders>
          </w:tcPr>
          <w:p w14:paraId="5C818DF4" w14:textId="43531474" w:rsidR="001645D1" w:rsidRPr="00DB056C" w:rsidRDefault="001645D1" w:rsidP="001645D1">
            <w:pPr>
              <w:autoSpaceDE w:val="0"/>
              <w:autoSpaceDN w:val="0"/>
              <w:adjustRightInd w:val="0"/>
              <w:spacing w:after="0" w:line="240" w:lineRule="auto"/>
              <w:rPr>
                <w:rFonts w:ascii="Times New Roman" w:hAnsi="Times New Roman"/>
                <w:kern w:val="0"/>
                <w:sz w:val="20"/>
                <w:szCs w:val="20"/>
              </w:rPr>
            </w:pPr>
            <w:r w:rsidRPr="00514755">
              <w:rPr>
                <w:rFonts w:ascii="Times New Roman" w:hAnsi="Times New Roman"/>
                <w:kern w:val="0"/>
                <w:sz w:val="20"/>
                <w:szCs w:val="20"/>
              </w:rPr>
              <w:t>Big 4 Auditor</w:t>
            </w:r>
          </w:p>
        </w:tc>
        <w:tc>
          <w:tcPr>
            <w:tcW w:w="666" w:type="pct"/>
            <w:tcBorders>
              <w:top w:val="nil"/>
              <w:left w:val="nil"/>
              <w:bottom w:val="nil"/>
              <w:right w:val="nil"/>
            </w:tcBorders>
          </w:tcPr>
          <w:p w14:paraId="712FB5C2" w14:textId="10812B43"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0.0075</w:t>
            </w:r>
          </w:p>
        </w:tc>
        <w:tc>
          <w:tcPr>
            <w:tcW w:w="665" w:type="pct"/>
            <w:tcBorders>
              <w:top w:val="nil"/>
              <w:left w:val="nil"/>
              <w:bottom w:val="nil"/>
              <w:right w:val="nil"/>
            </w:tcBorders>
          </w:tcPr>
          <w:p w14:paraId="4E5CD7CD" w14:textId="3C94CDD8"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0.0074</w:t>
            </w:r>
          </w:p>
        </w:tc>
        <w:tc>
          <w:tcPr>
            <w:tcW w:w="664" w:type="pct"/>
            <w:tcBorders>
              <w:top w:val="nil"/>
              <w:left w:val="nil"/>
              <w:bottom w:val="nil"/>
              <w:right w:val="nil"/>
            </w:tcBorders>
          </w:tcPr>
          <w:p w14:paraId="5ACFA4EB" w14:textId="0FBC189C"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0.0075</w:t>
            </w:r>
          </w:p>
        </w:tc>
        <w:tc>
          <w:tcPr>
            <w:tcW w:w="663" w:type="pct"/>
            <w:tcBorders>
              <w:top w:val="nil"/>
              <w:left w:val="nil"/>
              <w:bottom w:val="nil"/>
              <w:right w:val="nil"/>
            </w:tcBorders>
          </w:tcPr>
          <w:p w14:paraId="6AF6B637" w14:textId="70AC9512"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0.0074</w:t>
            </w:r>
          </w:p>
        </w:tc>
        <w:tc>
          <w:tcPr>
            <w:tcW w:w="663" w:type="pct"/>
          </w:tcPr>
          <w:p w14:paraId="4FBCA993" w14:textId="27DFD0F9"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0.0073</w:t>
            </w:r>
          </w:p>
        </w:tc>
        <w:tc>
          <w:tcPr>
            <w:tcW w:w="663" w:type="pct"/>
          </w:tcPr>
          <w:p w14:paraId="2AE1D099" w14:textId="506096A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0.0074</w:t>
            </w:r>
          </w:p>
        </w:tc>
      </w:tr>
      <w:tr w:rsidR="001645D1" w:rsidRPr="00514755" w14:paraId="13E4F9B9" w14:textId="74E08401" w:rsidTr="00BA4788">
        <w:trPr>
          <w:trHeight w:val="170"/>
        </w:trPr>
        <w:tc>
          <w:tcPr>
            <w:tcW w:w="1016" w:type="pct"/>
            <w:tcBorders>
              <w:top w:val="nil"/>
              <w:left w:val="nil"/>
              <w:bottom w:val="nil"/>
              <w:right w:val="nil"/>
            </w:tcBorders>
          </w:tcPr>
          <w:p w14:paraId="032F0788" w14:textId="7777777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3E40A38E" w14:textId="4B180A97"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(0.0071)</w:t>
            </w:r>
          </w:p>
        </w:tc>
        <w:tc>
          <w:tcPr>
            <w:tcW w:w="665" w:type="pct"/>
            <w:tcBorders>
              <w:top w:val="nil"/>
              <w:left w:val="nil"/>
              <w:bottom w:val="nil"/>
              <w:right w:val="nil"/>
            </w:tcBorders>
          </w:tcPr>
          <w:p w14:paraId="50CF4C70" w14:textId="66B0871A"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(0.0071)</w:t>
            </w:r>
          </w:p>
        </w:tc>
        <w:tc>
          <w:tcPr>
            <w:tcW w:w="664" w:type="pct"/>
            <w:tcBorders>
              <w:top w:val="nil"/>
              <w:left w:val="nil"/>
              <w:bottom w:val="nil"/>
              <w:right w:val="nil"/>
            </w:tcBorders>
          </w:tcPr>
          <w:p w14:paraId="3BB44AF7" w14:textId="1B8C9005"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(0.0071)</w:t>
            </w:r>
          </w:p>
        </w:tc>
        <w:tc>
          <w:tcPr>
            <w:tcW w:w="663" w:type="pct"/>
            <w:tcBorders>
              <w:top w:val="nil"/>
              <w:left w:val="nil"/>
              <w:bottom w:val="nil"/>
              <w:right w:val="nil"/>
            </w:tcBorders>
          </w:tcPr>
          <w:p w14:paraId="0EACBD40" w14:textId="470D16A8"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(0.0071)</w:t>
            </w:r>
          </w:p>
        </w:tc>
        <w:tc>
          <w:tcPr>
            <w:tcW w:w="663" w:type="pct"/>
          </w:tcPr>
          <w:p w14:paraId="6F2E9CA7" w14:textId="5C2B10DB"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(0.0071)</w:t>
            </w:r>
          </w:p>
        </w:tc>
        <w:tc>
          <w:tcPr>
            <w:tcW w:w="663" w:type="pct"/>
          </w:tcPr>
          <w:p w14:paraId="6434FE04" w14:textId="7B329BFD"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(0.0071)</w:t>
            </w:r>
          </w:p>
        </w:tc>
      </w:tr>
      <w:tr w:rsidR="001645D1" w:rsidRPr="00514755" w14:paraId="715401C3" w14:textId="6D747EF5" w:rsidTr="00BA4788">
        <w:trPr>
          <w:trHeight w:val="170"/>
        </w:trPr>
        <w:tc>
          <w:tcPr>
            <w:tcW w:w="1016" w:type="pct"/>
            <w:tcBorders>
              <w:top w:val="nil"/>
              <w:left w:val="nil"/>
              <w:bottom w:val="nil"/>
              <w:right w:val="nil"/>
            </w:tcBorders>
          </w:tcPr>
          <w:p w14:paraId="524CEDE5" w14:textId="4651AC79" w:rsidR="001645D1" w:rsidRPr="00DB056C" w:rsidRDefault="001645D1" w:rsidP="001645D1">
            <w:pPr>
              <w:autoSpaceDE w:val="0"/>
              <w:autoSpaceDN w:val="0"/>
              <w:adjustRightInd w:val="0"/>
              <w:spacing w:after="0" w:line="240" w:lineRule="auto"/>
              <w:rPr>
                <w:rFonts w:ascii="Times New Roman" w:hAnsi="Times New Roman"/>
                <w:kern w:val="0"/>
                <w:sz w:val="20"/>
                <w:szCs w:val="20"/>
              </w:rPr>
            </w:pPr>
            <w:r w:rsidRPr="00514755">
              <w:rPr>
                <w:rFonts w:ascii="Times New Roman" w:hAnsi="Times New Roman"/>
                <w:kern w:val="0"/>
                <w:sz w:val="20"/>
                <w:szCs w:val="20"/>
              </w:rPr>
              <w:t>Firm Age</w:t>
            </w:r>
          </w:p>
        </w:tc>
        <w:tc>
          <w:tcPr>
            <w:tcW w:w="666" w:type="pct"/>
            <w:tcBorders>
              <w:top w:val="nil"/>
              <w:left w:val="nil"/>
              <w:bottom w:val="nil"/>
              <w:right w:val="nil"/>
            </w:tcBorders>
          </w:tcPr>
          <w:p w14:paraId="6C4F532A" w14:textId="65857660"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-0.0003</w:t>
            </w:r>
          </w:p>
        </w:tc>
        <w:tc>
          <w:tcPr>
            <w:tcW w:w="665" w:type="pct"/>
            <w:tcBorders>
              <w:top w:val="nil"/>
              <w:left w:val="nil"/>
              <w:bottom w:val="nil"/>
              <w:right w:val="nil"/>
            </w:tcBorders>
          </w:tcPr>
          <w:p w14:paraId="3A365E74" w14:textId="46E54FC4"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-0.0003</w:t>
            </w:r>
          </w:p>
        </w:tc>
        <w:tc>
          <w:tcPr>
            <w:tcW w:w="664" w:type="pct"/>
            <w:tcBorders>
              <w:top w:val="nil"/>
              <w:left w:val="nil"/>
              <w:bottom w:val="nil"/>
              <w:right w:val="nil"/>
            </w:tcBorders>
          </w:tcPr>
          <w:p w14:paraId="52D26D11" w14:textId="224DA9C9"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-0.0003</w:t>
            </w:r>
          </w:p>
        </w:tc>
        <w:tc>
          <w:tcPr>
            <w:tcW w:w="663" w:type="pct"/>
            <w:tcBorders>
              <w:top w:val="nil"/>
              <w:left w:val="nil"/>
              <w:bottom w:val="nil"/>
              <w:right w:val="nil"/>
            </w:tcBorders>
          </w:tcPr>
          <w:p w14:paraId="6DAF18B6" w14:textId="32A6DD25"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-0.0003</w:t>
            </w:r>
          </w:p>
        </w:tc>
        <w:tc>
          <w:tcPr>
            <w:tcW w:w="663" w:type="pct"/>
          </w:tcPr>
          <w:p w14:paraId="3536ED9E" w14:textId="467E9494"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-0.0003</w:t>
            </w:r>
          </w:p>
        </w:tc>
        <w:tc>
          <w:tcPr>
            <w:tcW w:w="663" w:type="pct"/>
          </w:tcPr>
          <w:p w14:paraId="29376EE6" w14:textId="0116DE3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-0.0002</w:t>
            </w:r>
          </w:p>
        </w:tc>
      </w:tr>
      <w:tr w:rsidR="001645D1" w:rsidRPr="00514755" w14:paraId="61051FA2" w14:textId="36D33EE8" w:rsidTr="00BA4788">
        <w:trPr>
          <w:trHeight w:val="170"/>
        </w:trPr>
        <w:tc>
          <w:tcPr>
            <w:tcW w:w="1016" w:type="pct"/>
            <w:tcBorders>
              <w:top w:val="nil"/>
              <w:left w:val="nil"/>
              <w:bottom w:val="nil"/>
              <w:right w:val="nil"/>
            </w:tcBorders>
          </w:tcPr>
          <w:p w14:paraId="3ED49B96" w14:textId="7777777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7D61AC2B" w14:textId="48E76D75"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(0.0002)</w:t>
            </w:r>
          </w:p>
        </w:tc>
        <w:tc>
          <w:tcPr>
            <w:tcW w:w="665" w:type="pct"/>
            <w:tcBorders>
              <w:top w:val="nil"/>
              <w:left w:val="nil"/>
              <w:bottom w:val="nil"/>
              <w:right w:val="nil"/>
            </w:tcBorders>
          </w:tcPr>
          <w:p w14:paraId="2716F64B" w14:textId="664454F6"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(0.0002)</w:t>
            </w:r>
          </w:p>
        </w:tc>
        <w:tc>
          <w:tcPr>
            <w:tcW w:w="664" w:type="pct"/>
            <w:tcBorders>
              <w:top w:val="nil"/>
              <w:left w:val="nil"/>
              <w:bottom w:val="nil"/>
              <w:right w:val="nil"/>
            </w:tcBorders>
          </w:tcPr>
          <w:p w14:paraId="36F35AB6" w14:textId="4CB7EFB6"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(0.0002)</w:t>
            </w:r>
          </w:p>
        </w:tc>
        <w:tc>
          <w:tcPr>
            <w:tcW w:w="663" w:type="pct"/>
            <w:tcBorders>
              <w:top w:val="nil"/>
              <w:left w:val="nil"/>
              <w:bottom w:val="nil"/>
              <w:right w:val="nil"/>
            </w:tcBorders>
          </w:tcPr>
          <w:p w14:paraId="30EBCC30" w14:textId="462B3374"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(0.0002)</w:t>
            </w:r>
          </w:p>
        </w:tc>
        <w:tc>
          <w:tcPr>
            <w:tcW w:w="663" w:type="pct"/>
          </w:tcPr>
          <w:p w14:paraId="13BC6864" w14:textId="0261B4E6"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(0.0002)</w:t>
            </w:r>
          </w:p>
        </w:tc>
        <w:tc>
          <w:tcPr>
            <w:tcW w:w="663" w:type="pct"/>
          </w:tcPr>
          <w:p w14:paraId="61212A7D" w14:textId="7965812A"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(0.0002)</w:t>
            </w:r>
          </w:p>
        </w:tc>
      </w:tr>
      <w:tr w:rsidR="001645D1" w:rsidRPr="00514755" w14:paraId="46DBFE6D" w14:textId="71EEC970" w:rsidTr="00BA4788">
        <w:trPr>
          <w:trHeight w:val="170"/>
        </w:trPr>
        <w:tc>
          <w:tcPr>
            <w:tcW w:w="1016" w:type="pct"/>
            <w:tcBorders>
              <w:top w:val="nil"/>
              <w:left w:val="nil"/>
              <w:bottom w:val="nil"/>
              <w:right w:val="nil"/>
            </w:tcBorders>
          </w:tcPr>
          <w:p w14:paraId="1C9B6DA9" w14:textId="4F405363" w:rsidR="001645D1" w:rsidRPr="00DB056C" w:rsidRDefault="001645D1" w:rsidP="001645D1">
            <w:pPr>
              <w:autoSpaceDE w:val="0"/>
              <w:autoSpaceDN w:val="0"/>
              <w:adjustRightInd w:val="0"/>
              <w:spacing w:after="0" w:line="240" w:lineRule="auto"/>
              <w:rPr>
                <w:rFonts w:ascii="Times New Roman" w:hAnsi="Times New Roman"/>
                <w:kern w:val="0"/>
                <w:sz w:val="20"/>
                <w:szCs w:val="20"/>
              </w:rPr>
            </w:pPr>
            <w:r w:rsidRPr="00514755">
              <w:rPr>
                <w:rFonts w:ascii="Times New Roman" w:hAnsi="Times New Roman"/>
                <w:kern w:val="0"/>
                <w:sz w:val="20"/>
                <w:szCs w:val="20"/>
              </w:rPr>
              <w:t>CEO Age</w:t>
            </w:r>
          </w:p>
        </w:tc>
        <w:tc>
          <w:tcPr>
            <w:tcW w:w="666" w:type="pct"/>
            <w:tcBorders>
              <w:top w:val="nil"/>
              <w:left w:val="nil"/>
              <w:bottom w:val="nil"/>
              <w:right w:val="nil"/>
            </w:tcBorders>
          </w:tcPr>
          <w:p w14:paraId="11CA9DC7" w14:textId="31FFA566"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5" w:type="pct"/>
            <w:tcBorders>
              <w:top w:val="nil"/>
              <w:left w:val="nil"/>
              <w:bottom w:val="nil"/>
              <w:right w:val="nil"/>
            </w:tcBorders>
          </w:tcPr>
          <w:p w14:paraId="2513834F" w14:textId="3B02C99B"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4" w:type="pct"/>
            <w:tcBorders>
              <w:top w:val="nil"/>
              <w:left w:val="nil"/>
              <w:bottom w:val="nil"/>
              <w:right w:val="nil"/>
            </w:tcBorders>
          </w:tcPr>
          <w:p w14:paraId="78A12106" w14:textId="2B6D277B"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3" w:type="pct"/>
            <w:tcBorders>
              <w:top w:val="nil"/>
              <w:left w:val="nil"/>
              <w:bottom w:val="nil"/>
              <w:right w:val="nil"/>
            </w:tcBorders>
          </w:tcPr>
          <w:p w14:paraId="587CCD47" w14:textId="5E87D190"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3" w:type="pct"/>
          </w:tcPr>
          <w:p w14:paraId="3B453740" w14:textId="1B7F5DB4"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3" w:type="pct"/>
          </w:tcPr>
          <w:p w14:paraId="70B2C75E" w14:textId="003A7472"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r>
      <w:tr w:rsidR="001645D1" w:rsidRPr="00514755" w14:paraId="725F1766" w14:textId="7E84FF48" w:rsidTr="00BA4788">
        <w:trPr>
          <w:trHeight w:val="170"/>
        </w:trPr>
        <w:tc>
          <w:tcPr>
            <w:tcW w:w="1016" w:type="pct"/>
            <w:tcBorders>
              <w:top w:val="nil"/>
              <w:left w:val="nil"/>
              <w:bottom w:val="nil"/>
              <w:right w:val="nil"/>
            </w:tcBorders>
          </w:tcPr>
          <w:p w14:paraId="00BC6914" w14:textId="7777777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5717D0B2" w14:textId="44282242"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5" w:type="pct"/>
            <w:tcBorders>
              <w:top w:val="nil"/>
              <w:left w:val="nil"/>
              <w:bottom w:val="nil"/>
              <w:right w:val="nil"/>
            </w:tcBorders>
          </w:tcPr>
          <w:p w14:paraId="47AE31DA" w14:textId="5472C619"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4" w:type="pct"/>
            <w:tcBorders>
              <w:top w:val="nil"/>
              <w:left w:val="nil"/>
              <w:bottom w:val="nil"/>
              <w:right w:val="nil"/>
            </w:tcBorders>
          </w:tcPr>
          <w:p w14:paraId="00BB60CD" w14:textId="2C54CEEC"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3" w:type="pct"/>
            <w:tcBorders>
              <w:top w:val="nil"/>
              <w:left w:val="nil"/>
              <w:bottom w:val="nil"/>
              <w:right w:val="nil"/>
            </w:tcBorders>
          </w:tcPr>
          <w:p w14:paraId="2F7D3B77" w14:textId="403D54EB"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3" w:type="pct"/>
          </w:tcPr>
          <w:p w14:paraId="776F62D5" w14:textId="0BEFA2B3"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3" w:type="pct"/>
          </w:tcPr>
          <w:p w14:paraId="4F425AC7" w14:textId="03417304"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r>
      <w:tr w:rsidR="001645D1" w:rsidRPr="00514755" w14:paraId="3FF40B52" w14:textId="7715F600" w:rsidTr="00BA4788">
        <w:trPr>
          <w:trHeight w:val="170"/>
        </w:trPr>
        <w:tc>
          <w:tcPr>
            <w:tcW w:w="1016" w:type="pct"/>
            <w:tcBorders>
              <w:top w:val="nil"/>
              <w:left w:val="nil"/>
              <w:bottom w:val="nil"/>
              <w:right w:val="nil"/>
            </w:tcBorders>
          </w:tcPr>
          <w:p w14:paraId="4511A139" w14:textId="1397BA28" w:rsidR="001645D1" w:rsidRPr="00DB056C" w:rsidRDefault="001645D1" w:rsidP="001645D1">
            <w:pPr>
              <w:autoSpaceDE w:val="0"/>
              <w:autoSpaceDN w:val="0"/>
              <w:adjustRightInd w:val="0"/>
              <w:spacing w:after="0" w:line="240" w:lineRule="auto"/>
              <w:rPr>
                <w:rFonts w:ascii="Times New Roman" w:hAnsi="Times New Roman"/>
                <w:kern w:val="0"/>
                <w:sz w:val="20"/>
                <w:szCs w:val="20"/>
              </w:rPr>
            </w:pPr>
            <w:r w:rsidRPr="00514755">
              <w:rPr>
                <w:rFonts w:ascii="Times New Roman" w:hAnsi="Times New Roman"/>
                <w:kern w:val="0"/>
                <w:sz w:val="20"/>
                <w:szCs w:val="20"/>
              </w:rPr>
              <w:t>CEO Gender</w:t>
            </w:r>
          </w:p>
        </w:tc>
        <w:tc>
          <w:tcPr>
            <w:tcW w:w="666" w:type="pct"/>
            <w:tcBorders>
              <w:top w:val="nil"/>
              <w:left w:val="nil"/>
              <w:bottom w:val="nil"/>
              <w:right w:val="nil"/>
            </w:tcBorders>
          </w:tcPr>
          <w:p w14:paraId="5062DEFF" w14:textId="67CA09F6"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-0.0005</w:t>
            </w:r>
          </w:p>
        </w:tc>
        <w:tc>
          <w:tcPr>
            <w:tcW w:w="665" w:type="pct"/>
            <w:tcBorders>
              <w:top w:val="nil"/>
              <w:left w:val="nil"/>
              <w:bottom w:val="nil"/>
              <w:right w:val="nil"/>
            </w:tcBorders>
          </w:tcPr>
          <w:p w14:paraId="7C11CDED" w14:textId="3FA4B49A"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-0.0005</w:t>
            </w:r>
          </w:p>
        </w:tc>
        <w:tc>
          <w:tcPr>
            <w:tcW w:w="664" w:type="pct"/>
            <w:tcBorders>
              <w:top w:val="nil"/>
              <w:left w:val="nil"/>
              <w:bottom w:val="nil"/>
              <w:right w:val="nil"/>
            </w:tcBorders>
          </w:tcPr>
          <w:p w14:paraId="5215EF83" w14:textId="26F7DC16"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-0.0006</w:t>
            </w:r>
          </w:p>
        </w:tc>
        <w:tc>
          <w:tcPr>
            <w:tcW w:w="663" w:type="pct"/>
            <w:tcBorders>
              <w:top w:val="nil"/>
              <w:left w:val="nil"/>
              <w:bottom w:val="nil"/>
              <w:right w:val="nil"/>
            </w:tcBorders>
          </w:tcPr>
          <w:p w14:paraId="2E925C84" w14:textId="0B263CE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-0.0005</w:t>
            </w:r>
          </w:p>
        </w:tc>
        <w:tc>
          <w:tcPr>
            <w:tcW w:w="663" w:type="pct"/>
          </w:tcPr>
          <w:p w14:paraId="3FB76ED0" w14:textId="54FA3F15"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-0.0005</w:t>
            </w:r>
          </w:p>
        </w:tc>
        <w:tc>
          <w:tcPr>
            <w:tcW w:w="663" w:type="pct"/>
          </w:tcPr>
          <w:p w14:paraId="208B4780" w14:textId="1F52DD13"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-0.0006</w:t>
            </w:r>
          </w:p>
        </w:tc>
      </w:tr>
      <w:tr w:rsidR="001645D1" w:rsidRPr="00514755" w14:paraId="46A78BF9" w14:textId="0807C52E" w:rsidTr="00BA4788">
        <w:trPr>
          <w:trHeight w:val="170"/>
        </w:trPr>
        <w:tc>
          <w:tcPr>
            <w:tcW w:w="1016" w:type="pct"/>
            <w:tcBorders>
              <w:top w:val="nil"/>
              <w:left w:val="nil"/>
              <w:bottom w:val="nil"/>
              <w:right w:val="nil"/>
            </w:tcBorders>
          </w:tcPr>
          <w:p w14:paraId="10631AB0" w14:textId="7777777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450399DE" w14:textId="6AD52CF6"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(0.0026)</w:t>
            </w:r>
          </w:p>
        </w:tc>
        <w:tc>
          <w:tcPr>
            <w:tcW w:w="665" w:type="pct"/>
            <w:tcBorders>
              <w:top w:val="nil"/>
              <w:left w:val="nil"/>
              <w:bottom w:val="nil"/>
              <w:right w:val="nil"/>
            </w:tcBorders>
          </w:tcPr>
          <w:p w14:paraId="3632C1E0" w14:textId="79E0E818"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(0.0026)</w:t>
            </w:r>
          </w:p>
        </w:tc>
        <w:tc>
          <w:tcPr>
            <w:tcW w:w="664" w:type="pct"/>
            <w:tcBorders>
              <w:top w:val="nil"/>
              <w:left w:val="nil"/>
              <w:bottom w:val="nil"/>
              <w:right w:val="nil"/>
            </w:tcBorders>
          </w:tcPr>
          <w:p w14:paraId="54447B40" w14:textId="3D6E9AFE"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(0.0026)</w:t>
            </w:r>
          </w:p>
        </w:tc>
        <w:tc>
          <w:tcPr>
            <w:tcW w:w="663" w:type="pct"/>
            <w:tcBorders>
              <w:top w:val="nil"/>
              <w:left w:val="nil"/>
              <w:bottom w:val="nil"/>
              <w:right w:val="nil"/>
            </w:tcBorders>
          </w:tcPr>
          <w:p w14:paraId="62392E06" w14:textId="5664A43B"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(0.0026)</w:t>
            </w:r>
          </w:p>
        </w:tc>
        <w:tc>
          <w:tcPr>
            <w:tcW w:w="663" w:type="pct"/>
          </w:tcPr>
          <w:p w14:paraId="1B8C4494" w14:textId="6DFD477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(0.0026)</w:t>
            </w:r>
          </w:p>
        </w:tc>
        <w:tc>
          <w:tcPr>
            <w:tcW w:w="663" w:type="pct"/>
          </w:tcPr>
          <w:p w14:paraId="2D243A59" w14:textId="28AABC5A"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(0.0026)</w:t>
            </w:r>
          </w:p>
        </w:tc>
      </w:tr>
      <w:tr w:rsidR="001645D1" w:rsidRPr="00514755" w14:paraId="4D6A8BFE" w14:textId="1DE347F9" w:rsidTr="00BA4788">
        <w:trPr>
          <w:trHeight w:val="170"/>
        </w:trPr>
        <w:tc>
          <w:tcPr>
            <w:tcW w:w="1016" w:type="pct"/>
            <w:tcBorders>
              <w:top w:val="nil"/>
              <w:left w:val="nil"/>
              <w:bottom w:val="nil"/>
              <w:right w:val="nil"/>
            </w:tcBorders>
          </w:tcPr>
          <w:p w14:paraId="24B1A999" w14:textId="1A983BB9" w:rsidR="001645D1" w:rsidRPr="00DB056C" w:rsidRDefault="001645D1" w:rsidP="001645D1">
            <w:pPr>
              <w:autoSpaceDE w:val="0"/>
              <w:autoSpaceDN w:val="0"/>
              <w:adjustRightInd w:val="0"/>
              <w:spacing w:after="0" w:line="240" w:lineRule="auto"/>
              <w:rPr>
                <w:rFonts w:ascii="Times New Roman" w:hAnsi="Times New Roman"/>
                <w:kern w:val="0"/>
                <w:sz w:val="20"/>
                <w:szCs w:val="20"/>
              </w:rPr>
            </w:pPr>
            <w:r w:rsidRPr="00514755">
              <w:rPr>
                <w:rFonts w:ascii="Times New Roman" w:hAnsi="Times New Roman"/>
                <w:kern w:val="0"/>
                <w:sz w:val="20"/>
                <w:szCs w:val="20"/>
              </w:rPr>
              <w:t>CEO Duality</w:t>
            </w:r>
          </w:p>
        </w:tc>
        <w:tc>
          <w:tcPr>
            <w:tcW w:w="666" w:type="pct"/>
            <w:tcBorders>
              <w:top w:val="nil"/>
              <w:left w:val="nil"/>
              <w:bottom w:val="nil"/>
              <w:right w:val="nil"/>
            </w:tcBorders>
          </w:tcPr>
          <w:p w14:paraId="4EC419C3" w14:textId="422A634D"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-0.0010</w:t>
            </w:r>
          </w:p>
        </w:tc>
        <w:tc>
          <w:tcPr>
            <w:tcW w:w="665" w:type="pct"/>
            <w:tcBorders>
              <w:top w:val="nil"/>
              <w:left w:val="nil"/>
              <w:bottom w:val="nil"/>
              <w:right w:val="nil"/>
            </w:tcBorders>
          </w:tcPr>
          <w:p w14:paraId="541D3D1C" w14:textId="2A444FD3"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-0.0010</w:t>
            </w:r>
          </w:p>
        </w:tc>
        <w:tc>
          <w:tcPr>
            <w:tcW w:w="664" w:type="pct"/>
            <w:tcBorders>
              <w:top w:val="nil"/>
              <w:left w:val="nil"/>
              <w:bottom w:val="nil"/>
              <w:right w:val="nil"/>
            </w:tcBorders>
          </w:tcPr>
          <w:p w14:paraId="00BE2AE6" w14:textId="23684E4F"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-0.0010</w:t>
            </w:r>
          </w:p>
        </w:tc>
        <w:tc>
          <w:tcPr>
            <w:tcW w:w="663" w:type="pct"/>
            <w:tcBorders>
              <w:top w:val="nil"/>
              <w:left w:val="nil"/>
              <w:bottom w:val="nil"/>
              <w:right w:val="nil"/>
            </w:tcBorders>
          </w:tcPr>
          <w:p w14:paraId="1A807739" w14:textId="1B1F8B8D"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-0.0009</w:t>
            </w:r>
          </w:p>
        </w:tc>
        <w:tc>
          <w:tcPr>
            <w:tcW w:w="663" w:type="pct"/>
          </w:tcPr>
          <w:p w14:paraId="4AE680C3" w14:textId="24396E60"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-0.0009</w:t>
            </w:r>
          </w:p>
        </w:tc>
        <w:tc>
          <w:tcPr>
            <w:tcW w:w="663" w:type="pct"/>
          </w:tcPr>
          <w:p w14:paraId="334CE663" w14:textId="4A4C1DA9"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-0.0010</w:t>
            </w:r>
          </w:p>
        </w:tc>
      </w:tr>
      <w:tr w:rsidR="001645D1" w:rsidRPr="00514755" w14:paraId="4119BE2B" w14:textId="23A30DBC" w:rsidTr="00BA4788">
        <w:trPr>
          <w:trHeight w:val="170"/>
        </w:trPr>
        <w:tc>
          <w:tcPr>
            <w:tcW w:w="1016" w:type="pct"/>
            <w:tcBorders>
              <w:top w:val="nil"/>
              <w:left w:val="nil"/>
              <w:bottom w:val="nil"/>
              <w:right w:val="nil"/>
            </w:tcBorders>
          </w:tcPr>
          <w:p w14:paraId="0B895CCA" w14:textId="7777777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2FB97485" w14:textId="4B583E48"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(0.0018)</w:t>
            </w:r>
          </w:p>
        </w:tc>
        <w:tc>
          <w:tcPr>
            <w:tcW w:w="665" w:type="pct"/>
            <w:tcBorders>
              <w:top w:val="nil"/>
              <w:left w:val="nil"/>
              <w:bottom w:val="nil"/>
              <w:right w:val="nil"/>
            </w:tcBorders>
          </w:tcPr>
          <w:p w14:paraId="78B7E290" w14:textId="04C4F06B"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(0.0018)</w:t>
            </w:r>
          </w:p>
        </w:tc>
        <w:tc>
          <w:tcPr>
            <w:tcW w:w="664" w:type="pct"/>
            <w:tcBorders>
              <w:top w:val="nil"/>
              <w:left w:val="nil"/>
              <w:bottom w:val="nil"/>
              <w:right w:val="nil"/>
            </w:tcBorders>
          </w:tcPr>
          <w:p w14:paraId="417B9CC2" w14:textId="69C4C0B6"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(0.0018)</w:t>
            </w:r>
          </w:p>
        </w:tc>
        <w:tc>
          <w:tcPr>
            <w:tcW w:w="663" w:type="pct"/>
            <w:tcBorders>
              <w:top w:val="nil"/>
              <w:left w:val="nil"/>
              <w:bottom w:val="nil"/>
              <w:right w:val="nil"/>
            </w:tcBorders>
          </w:tcPr>
          <w:p w14:paraId="3E398E6D" w14:textId="7F67D452"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(0.0018)</w:t>
            </w:r>
          </w:p>
        </w:tc>
        <w:tc>
          <w:tcPr>
            <w:tcW w:w="663" w:type="pct"/>
          </w:tcPr>
          <w:p w14:paraId="0A340758" w14:textId="4D494E7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(0.0018)</w:t>
            </w:r>
          </w:p>
        </w:tc>
        <w:tc>
          <w:tcPr>
            <w:tcW w:w="663" w:type="pct"/>
          </w:tcPr>
          <w:p w14:paraId="4152BB51" w14:textId="10531A3F"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(0.0018)</w:t>
            </w:r>
          </w:p>
        </w:tc>
      </w:tr>
      <w:tr w:rsidR="001645D1" w:rsidRPr="00514755" w14:paraId="281B40F2" w14:textId="47C354F1" w:rsidTr="00BA4788">
        <w:trPr>
          <w:trHeight w:val="170"/>
        </w:trPr>
        <w:tc>
          <w:tcPr>
            <w:tcW w:w="1016" w:type="pct"/>
            <w:tcBorders>
              <w:top w:val="nil"/>
              <w:left w:val="nil"/>
              <w:bottom w:val="nil"/>
              <w:right w:val="nil"/>
            </w:tcBorders>
          </w:tcPr>
          <w:p w14:paraId="13A157E8" w14:textId="4FF47CAB" w:rsidR="001645D1" w:rsidRPr="00DB056C" w:rsidRDefault="001645D1" w:rsidP="001645D1">
            <w:pPr>
              <w:autoSpaceDE w:val="0"/>
              <w:autoSpaceDN w:val="0"/>
              <w:adjustRightInd w:val="0"/>
              <w:spacing w:after="0" w:line="240" w:lineRule="auto"/>
              <w:rPr>
                <w:rFonts w:ascii="Times New Roman" w:hAnsi="Times New Roman"/>
                <w:kern w:val="0"/>
                <w:sz w:val="20"/>
                <w:szCs w:val="20"/>
              </w:rPr>
            </w:pPr>
            <w:r w:rsidRPr="00514755">
              <w:rPr>
                <w:rFonts w:ascii="Times New Roman" w:hAnsi="Times New Roman"/>
                <w:kern w:val="0"/>
                <w:sz w:val="20"/>
                <w:szCs w:val="20"/>
              </w:rPr>
              <w:t>Board Independence</w:t>
            </w:r>
          </w:p>
        </w:tc>
        <w:tc>
          <w:tcPr>
            <w:tcW w:w="666" w:type="pct"/>
            <w:tcBorders>
              <w:top w:val="nil"/>
              <w:left w:val="nil"/>
              <w:bottom w:val="nil"/>
              <w:right w:val="nil"/>
            </w:tcBorders>
          </w:tcPr>
          <w:p w14:paraId="2FB6226B" w14:textId="792A19F5"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0.0159</w:t>
            </w:r>
          </w:p>
        </w:tc>
        <w:tc>
          <w:tcPr>
            <w:tcW w:w="665" w:type="pct"/>
            <w:tcBorders>
              <w:top w:val="nil"/>
              <w:left w:val="nil"/>
              <w:bottom w:val="nil"/>
              <w:right w:val="nil"/>
            </w:tcBorders>
          </w:tcPr>
          <w:p w14:paraId="7953331E" w14:textId="3A7AA2E2"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0.0158</w:t>
            </w:r>
          </w:p>
        </w:tc>
        <w:tc>
          <w:tcPr>
            <w:tcW w:w="664" w:type="pct"/>
            <w:tcBorders>
              <w:top w:val="nil"/>
              <w:left w:val="nil"/>
              <w:bottom w:val="nil"/>
              <w:right w:val="nil"/>
            </w:tcBorders>
          </w:tcPr>
          <w:p w14:paraId="07DCF459" w14:textId="38B8A472"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0.0162</w:t>
            </w:r>
          </w:p>
        </w:tc>
        <w:tc>
          <w:tcPr>
            <w:tcW w:w="663" w:type="pct"/>
            <w:tcBorders>
              <w:top w:val="nil"/>
              <w:left w:val="nil"/>
              <w:bottom w:val="nil"/>
              <w:right w:val="nil"/>
            </w:tcBorders>
          </w:tcPr>
          <w:p w14:paraId="4296A3EB" w14:textId="1904EE40"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0.0163</w:t>
            </w:r>
          </w:p>
        </w:tc>
        <w:tc>
          <w:tcPr>
            <w:tcW w:w="663" w:type="pct"/>
          </w:tcPr>
          <w:p w14:paraId="2FF3C685" w14:textId="6D34C7B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0.0164</w:t>
            </w:r>
          </w:p>
        </w:tc>
        <w:tc>
          <w:tcPr>
            <w:tcW w:w="663" w:type="pct"/>
          </w:tcPr>
          <w:p w14:paraId="2B9E8774" w14:textId="1CDDC538"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0.0164</w:t>
            </w:r>
          </w:p>
        </w:tc>
      </w:tr>
      <w:tr w:rsidR="001645D1" w:rsidRPr="00514755" w14:paraId="2A5A268A" w14:textId="77163558" w:rsidTr="00BA4788">
        <w:trPr>
          <w:trHeight w:val="170"/>
        </w:trPr>
        <w:tc>
          <w:tcPr>
            <w:tcW w:w="1016" w:type="pct"/>
            <w:tcBorders>
              <w:top w:val="nil"/>
              <w:left w:val="nil"/>
              <w:bottom w:val="nil"/>
              <w:right w:val="nil"/>
            </w:tcBorders>
          </w:tcPr>
          <w:p w14:paraId="38973DD6" w14:textId="7777777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1D2BFDE1" w14:textId="72D051F5"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(0.0119)</w:t>
            </w:r>
          </w:p>
        </w:tc>
        <w:tc>
          <w:tcPr>
            <w:tcW w:w="665" w:type="pct"/>
            <w:tcBorders>
              <w:top w:val="nil"/>
              <w:left w:val="nil"/>
              <w:bottom w:val="nil"/>
              <w:right w:val="nil"/>
            </w:tcBorders>
          </w:tcPr>
          <w:p w14:paraId="3BB770FD" w14:textId="3D99AEB5"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(0.0119)</w:t>
            </w:r>
          </w:p>
        </w:tc>
        <w:tc>
          <w:tcPr>
            <w:tcW w:w="664" w:type="pct"/>
            <w:tcBorders>
              <w:top w:val="nil"/>
              <w:left w:val="nil"/>
              <w:bottom w:val="nil"/>
              <w:right w:val="nil"/>
            </w:tcBorders>
          </w:tcPr>
          <w:p w14:paraId="077661FF" w14:textId="094673DB"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(0.0118)</w:t>
            </w:r>
          </w:p>
        </w:tc>
        <w:tc>
          <w:tcPr>
            <w:tcW w:w="663" w:type="pct"/>
            <w:tcBorders>
              <w:top w:val="nil"/>
              <w:left w:val="nil"/>
              <w:bottom w:val="nil"/>
              <w:right w:val="nil"/>
            </w:tcBorders>
          </w:tcPr>
          <w:p w14:paraId="639A1D12" w14:textId="55981AEA"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(0.0119)</w:t>
            </w:r>
          </w:p>
        </w:tc>
        <w:tc>
          <w:tcPr>
            <w:tcW w:w="663" w:type="pct"/>
          </w:tcPr>
          <w:p w14:paraId="7776AD33" w14:textId="474D5CD9"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(0.0119)</w:t>
            </w:r>
          </w:p>
        </w:tc>
        <w:tc>
          <w:tcPr>
            <w:tcW w:w="663" w:type="pct"/>
          </w:tcPr>
          <w:p w14:paraId="2A097991" w14:textId="7DEFC280"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(0.0119)</w:t>
            </w:r>
          </w:p>
        </w:tc>
      </w:tr>
      <w:tr w:rsidR="001645D1" w:rsidRPr="00514755" w14:paraId="00F2D218" w14:textId="3FB4520F" w:rsidTr="00BA4788">
        <w:trPr>
          <w:trHeight w:val="170"/>
        </w:trPr>
        <w:tc>
          <w:tcPr>
            <w:tcW w:w="1016" w:type="pct"/>
            <w:tcBorders>
              <w:top w:val="nil"/>
              <w:left w:val="nil"/>
              <w:bottom w:val="nil"/>
              <w:right w:val="nil"/>
            </w:tcBorders>
          </w:tcPr>
          <w:p w14:paraId="5F853E4B" w14:textId="5E1493E9" w:rsidR="001645D1" w:rsidRPr="00DB056C" w:rsidRDefault="001645D1" w:rsidP="001645D1">
            <w:pPr>
              <w:autoSpaceDE w:val="0"/>
              <w:autoSpaceDN w:val="0"/>
              <w:adjustRightInd w:val="0"/>
              <w:spacing w:after="0" w:line="240" w:lineRule="auto"/>
              <w:rPr>
                <w:rFonts w:ascii="Times New Roman" w:hAnsi="Times New Roman"/>
                <w:kern w:val="0"/>
                <w:sz w:val="20"/>
                <w:szCs w:val="20"/>
              </w:rPr>
            </w:pPr>
            <w:r w:rsidRPr="00514755">
              <w:rPr>
                <w:rFonts w:ascii="Times New Roman" w:hAnsi="Times New Roman"/>
                <w:kern w:val="0"/>
                <w:sz w:val="20"/>
                <w:szCs w:val="20"/>
              </w:rPr>
              <w:t>Board Size</w:t>
            </w:r>
          </w:p>
        </w:tc>
        <w:tc>
          <w:tcPr>
            <w:tcW w:w="666" w:type="pct"/>
            <w:tcBorders>
              <w:top w:val="nil"/>
              <w:left w:val="nil"/>
              <w:bottom w:val="nil"/>
              <w:right w:val="nil"/>
            </w:tcBorders>
          </w:tcPr>
          <w:p w14:paraId="15B3AC00" w14:textId="52F18FA9"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0.0004</w:t>
            </w:r>
          </w:p>
        </w:tc>
        <w:tc>
          <w:tcPr>
            <w:tcW w:w="665" w:type="pct"/>
            <w:tcBorders>
              <w:top w:val="nil"/>
              <w:left w:val="nil"/>
              <w:bottom w:val="nil"/>
              <w:right w:val="nil"/>
            </w:tcBorders>
          </w:tcPr>
          <w:p w14:paraId="28DA2CEE" w14:textId="4A5CE9C7"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0.0004</w:t>
            </w:r>
          </w:p>
        </w:tc>
        <w:tc>
          <w:tcPr>
            <w:tcW w:w="664" w:type="pct"/>
            <w:tcBorders>
              <w:top w:val="nil"/>
              <w:left w:val="nil"/>
              <w:bottom w:val="nil"/>
              <w:right w:val="nil"/>
            </w:tcBorders>
          </w:tcPr>
          <w:p w14:paraId="54FA7163" w14:textId="229385B2"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0.0004</w:t>
            </w:r>
          </w:p>
        </w:tc>
        <w:tc>
          <w:tcPr>
            <w:tcW w:w="663" w:type="pct"/>
            <w:tcBorders>
              <w:top w:val="nil"/>
              <w:left w:val="nil"/>
              <w:bottom w:val="nil"/>
              <w:right w:val="nil"/>
            </w:tcBorders>
          </w:tcPr>
          <w:p w14:paraId="26DCD562" w14:textId="1E0E5C70"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0.0004</w:t>
            </w:r>
          </w:p>
        </w:tc>
        <w:tc>
          <w:tcPr>
            <w:tcW w:w="663" w:type="pct"/>
          </w:tcPr>
          <w:p w14:paraId="2856629E" w14:textId="27FCF4E7"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0.0004</w:t>
            </w:r>
          </w:p>
        </w:tc>
        <w:tc>
          <w:tcPr>
            <w:tcW w:w="663" w:type="pct"/>
          </w:tcPr>
          <w:p w14:paraId="03BCF127" w14:textId="2E4C0EF2"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0.0004</w:t>
            </w:r>
          </w:p>
        </w:tc>
      </w:tr>
      <w:tr w:rsidR="001645D1" w:rsidRPr="00514755" w14:paraId="354D0A4F" w14:textId="2A937190" w:rsidTr="00BA4788">
        <w:trPr>
          <w:trHeight w:val="170"/>
        </w:trPr>
        <w:tc>
          <w:tcPr>
            <w:tcW w:w="1016" w:type="pct"/>
            <w:tcBorders>
              <w:top w:val="nil"/>
              <w:left w:val="nil"/>
              <w:bottom w:val="nil"/>
              <w:right w:val="nil"/>
            </w:tcBorders>
          </w:tcPr>
          <w:p w14:paraId="7E728CC0" w14:textId="7777777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0B8E9E23" w14:textId="36C9D6E4"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(0.0005)</w:t>
            </w:r>
          </w:p>
        </w:tc>
        <w:tc>
          <w:tcPr>
            <w:tcW w:w="665" w:type="pct"/>
            <w:tcBorders>
              <w:top w:val="nil"/>
              <w:left w:val="nil"/>
              <w:bottom w:val="nil"/>
              <w:right w:val="nil"/>
            </w:tcBorders>
          </w:tcPr>
          <w:p w14:paraId="79555172" w14:textId="277229FC"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(0.0005)</w:t>
            </w:r>
          </w:p>
        </w:tc>
        <w:tc>
          <w:tcPr>
            <w:tcW w:w="664" w:type="pct"/>
            <w:tcBorders>
              <w:top w:val="nil"/>
              <w:left w:val="nil"/>
              <w:bottom w:val="nil"/>
              <w:right w:val="nil"/>
            </w:tcBorders>
          </w:tcPr>
          <w:p w14:paraId="59226D1C" w14:textId="54BD03C7"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(0.0005)</w:t>
            </w:r>
          </w:p>
        </w:tc>
        <w:tc>
          <w:tcPr>
            <w:tcW w:w="663" w:type="pct"/>
            <w:tcBorders>
              <w:top w:val="nil"/>
              <w:left w:val="nil"/>
              <w:bottom w:val="nil"/>
              <w:right w:val="nil"/>
            </w:tcBorders>
          </w:tcPr>
          <w:p w14:paraId="18C0BE31" w14:textId="21B86A0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(0.0005)</w:t>
            </w:r>
          </w:p>
        </w:tc>
        <w:tc>
          <w:tcPr>
            <w:tcW w:w="663" w:type="pct"/>
          </w:tcPr>
          <w:p w14:paraId="126FE88F" w14:textId="3AC77D1C"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(0.0005)</w:t>
            </w:r>
          </w:p>
        </w:tc>
        <w:tc>
          <w:tcPr>
            <w:tcW w:w="663" w:type="pct"/>
          </w:tcPr>
          <w:p w14:paraId="75785E60" w14:textId="12175F5C"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(0.0005)</w:t>
            </w:r>
          </w:p>
        </w:tc>
      </w:tr>
      <w:tr w:rsidR="003C65D5" w:rsidRPr="00DB056C" w14:paraId="3D9EAE25" w14:textId="568A7D88" w:rsidTr="00BA4788">
        <w:trPr>
          <w:trHeight w:val="170"/>
        </w:trPr>
        <w:tc>
          <w:tcPr>
            <w:tcW w:w="1016" w:type="pct"/>
            <w:tcBorders>
              <w:top w:val="nil"/>
              <w:left w:val="nil"/>
              <w:bottom w:val="nil"/>
              <w:right w:val="nil"/>
            </w:tcBorders>
          </w:tcPr>
          <w:p w14:paraId="5C00F52C" w14:textId="565D9CBC" w:rsidR="003C65D5" w:rsidRPr="00DB056C" w:rsidRDefault="003C65D5" w:rsidP="003C65D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2BCA8B07" w14:textId="1C0B7F71"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0.0003</w:t>
            </w:r>
          </w:p>
        </w:tc>
        <w:tc>
          <w:tcPr>
            <w:tcW w:w="665" w:type="pct"/>
            <w:tcBorders>
              <w:top w:val="nil"/>
              <w:left w:val="nil"/>
              <w:bottom w:val="nil"/>
              <w:right w:val="nil"/>
            </w:tcBorders>
          </w:tcPr>
          <w:p w14:paraId="1444508E" w14:textId="1CEBA70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0.0003</w:t>
            </w:r>
          </w:p>
        </w:tc>
        <w:tc>
          <w:tcPr>
            <w:tcW w:w="664" w:type="pct"/>
            <w:tcBorders>
              <w:top w:val="nil"/>
              <w:left w:val="nil"/>
              <w:bottom w:val="nil"/>
              <w:right w:val="nil"/>
            </w:tcBorders>
          </w:tcPr>
          <w:p w14:paraId="1BD3163B" w14:textId="46050F06"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0.0004</w:t>
            </w:r>
          </w:p>
        </w:tc>
        <w:tc>
          <w:tcPr>
            <w:tcW w:w="663" w:type="pct"/>
            <w:tcBorders>
              <w:top w:val="nil"/>
              <w:left w:val="nil"/>
              <w:bottom w:val="nil"/>
              <w:right w:val="nil"/>
            </w:tcBorders>
          </w:tcPr>
          <w:p w14:paraId="0C088338" w14:textId="614490BA"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0.0058</w:t>
            </w:r>
          </w:p>
        </w:tc>
        <w:tc>
          <w:tcPr>
            <w:tcW w:w="663" w:type="pct"/>
          </w:tcPr>
          <w:p w14:paraId="261E12B4" w14:textId="1E711E3E"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0.0047</w:t>
            </w:r>
          </w:p>
        </w:tc>
        <w:tc>
          <w:tcPr>
            <w:tcW w:w="663" w:type="pct"/>
          </w:tcPr>
          <w:p w14:paraId="19FEA479" w14:textId="74A1EEDC"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0.0054</w:t>
            </w:r>
          </w:p>
        </w:tc>
      </w:tr>
      <w:tr w:rsidR="003C65D5" w:rsidRPr="00DB056C" w14:paraId="75BBF96F" w14:textId="26499971" w:rsidTr="00BA4788">
        <w:trPr>
          <w:trHeight w:val="170"/>
        </w:trPr>
        <w:tc>
          <w:tcPr>
            <w:tcW w:w="1016" w:type="pct"/>
            <w:tcBorders>
              <w:top w:val="nil"/>
              <w:left w:val="nil"/>
              <w:bottom w:val="nil"/>
              <w:right w:val="nil"/>
            </w:tcBorders>
          </w:tcPr>
          <w:p w14:paraId="0B8BA121" w14:textId="77777777" w:rsidR="003C65D5" w:rsidRPr="00DB056C" w:rsidRDefault="003C65D5" w:rsidP="003C65D5">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06B120BF" w14:textId="00268B19"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(0.0021)</w:t>
            </w:r>
          </w:p>
        </w:tc>
        <w:tc>
          <w:tcPr>
            <w:tcW w:w="665" w:type="pct"/>
            <w:tcBorders>
              <w:top w:val="nil"/>
              <w:left w:val="nil"/>
              <w:bottom w:val="nil"/>
              <w:right w:val="nil"/>
            </w:tcBorders>
          </w:tcPr>
          <w:p w14:paraId="5441E3E0" w14:textId="2A9BD919"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(0.0021)</w:t>
            </w:r>
          </w:p>
        </w:tc>
        <w:tc>
          <w:tcPr>
            <w:tcW w:w="664" w:type="pct"/>
            <w:tcBorders>
              <w:top w:val="nil"/>
              <w:left w:val="nil"/>
              <w:bottom w:val="nil"/>
              <w:right w:val="nil"/>
            </w:tcBorders>
          </w:tcPr>
          <w:p w14:paraId="7ECFF3D2" w14:textId="4C6BE12E"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(0.0021)</w:t>
            </w:r>
          </w:p>
        </w:tc>
        <w:tc>
          <w:tcPr>
            <w:tcW w:w="663" w:type="pct"/>
            <w:tcBorders>
              <w:top w:val="nil"/>
              <w:left w:val="nil"/>
              <w:bottom w:val="nil"/>
              <w:right w:val="nil"/>
            </w:tcBorders>
          </w:tcPr>
          <w:p w14:paraId="0AC9AB44" w14:textId="652A3831"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(0.0040)</w:t>
            </w:r>
          </w:p>
        </w:tc>
        <w:tc>
          <w:tcPr>
            <w:tcW w:w="663" w:type="pct"/>
          </w:tcPr>
          <w:p w14:paraId="5CAD6826" w14:textId="1FBAAD62"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(0.0033)</w:t>
            </w:r>
          </w:p>
        </w:tc>
        <w:tc>
          <w:tcPr>
            <w:tcW w:w="663" w:type="pct"/>
          </w:tcPr>
          <w:p w14:paraId="7090453C" w14:textId="579A4C8F"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(0.0047)</w:t>
            </w:r>
          </w:p>
        </w:tc>
      </w:tr>
      <w:tr w:rsidR="003C65D5" w:rsidRPr="00DB056C" w14:paraId="6749DD56" w14:textId="611BDC23" w:rsidTr="00BA4788">
        <w:trPr>
          <w:trHeight w:val="170"/>
        </w:trPr>
        <w:tc>
          <w:tcPr>
            <w:tcW w:w="1016" w:type="pct"/>
            <w:tcBorders>
              <w:top w:val="nil"/>
              <w:left w:val="nil"/>
              <w:bottom w:val="nil"/>
              <w:right w:val="nil"/>
            </w:tcBorders>
          </w:tcPr>
          <w:p w14:paraId="44186928" w14:textId="6728E149" w:rsidR="003C65D5" w:rsidRPr="00DB056C" w:rsidRDefault="003C65D5" w:rsidP="003C65D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ES Score</w:t>
            </w:r>
          </w:p>
        </w:tc>
        <w:tc>
          <w:tcPr>
            <w:tcW w:w="666" w:type="pct"/>
            <w:tcBorders>
              <w:top w:val="nil"/>
              <w:left w:val="nil"/>
              <w:bottom w:val="nil"/>
              <w:right w:val="nil"/>
            </w:tcBorders>
          </w:tcPr>
          <w:p w14:paraId="77870F46" w14:textId="447E4418"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0.0034</w:t>
            </w:r>
          </w:p>
        </w:tc>
        <w:tc>
          <w:tcPr>
            <w:tcW w:w="665" w:type="pct"/>
            <w:tcBorders>
              <w:top w:val="nil"/>
              <w:left w:val="nil"/>
              <w:bottom w:val="nil"/>
              <w:right w:val="nil"/>
            </w:tcBorders>
          </w:tcPr>
          <w:p w14:paraId="1361F847" w14:textId="773F6804"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0.0044*</w:t>
            </w:r>
          </w:p>
        </w:tc>
        <w:tc>
          <w:tcPr>
            <w:tcW w:w="664" w:type="pct"/>
            <w:tcBorders>
              <w:top w:val="nil"/>
              <w:left w:val="nil"/>
              <w:bottom w:val="nil"/>
              <w:right w:val="nil"/>
            </w:tcBorders>
          </w:tcPr>
          <w:p w14:paraId="307E7B69" w14:textId="6EB08BA2"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7F5126C9" w14:textId="7472AF00"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236920B0"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4D91D95"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r>
      <w:tr w:rsidR="003C65D5" w:rsidRPr="00DB056C" w14:paraId="589DB070" w14:textId="3093E619" w:rsidTr="00BA4788">
        <w:trPr>
          <w:trHeight w:val="170"/>
        </w:trPr>
        <w:tc>
          <w:tcPr>
            <w:tcW w:w="1016" w:type="pct"/>
            <w:tcBorders>
              <w:top w:val="nil"/>
              <w:left w:val="nil"/>
              <w:bottom w:val="nil"/>
              <w:right w:val="nil"/>
            </w:tcBorders>
          </w:tcPr>
          <w:p w14:paraId="17BD10E0" w14:textId="77777777" w:rsidR="003C65D5" w:rsidRPr="00DB056C" w:rsidRDefault="003C65D5" w:rsidP="003C65D5">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4B3D12AD" w14:textId="1EC07235"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(0.0022)</w:t>
            </w:r>
          </w:p>
        </w:tc>
        <w:tc>
          <w:tcPr>
            <w:tcW w:w="665" w:type="pct"/>
            <w:tcBorders>
              <w:top w:val="nil"/>
              <w:left w:val="nil"/>
              <w:bottom w:val="nil"/>
              <w:right w:val="nil"/>
            </w:tcBorders>
          </w:tcPr>
          <w:p w14:paraId="0102649F" w14:textId="7C127F23"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(0.0023)</w:t>
            </w:r>
          </w:p>
        </w:tc>
        <w:tc>
          <w:tcPr>
            <w:tcW w:w="664" w:type="pct"/>
            <w:tcBorders>
              <w:top w:val="nil"/>
              <w:left w:val="nil"/>
              <w:bottom w:val="nil"/>
              <w:right w:val="nil"/>
            </w:tcBorders>
          </w:tcPr>
          <w:p w14:paraId="53DADF35" w14:textId="712F7D8F"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0EB1DDFB" w14:textId="05E9B0C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16B94CB1"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34EF25E0"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r>
      <w:tr w:rsidR="003C65D5" w:rsidRPr="00DB056C" w14:paraId="098188B5" w14:textId="2B98FB5F" w:rsidTr="00BA4788">
        <w:trPr>
          <w:trHeight w:val="170"/>
        </w:trPr>
        <w:tc>
          <w:tcPr>
            <w:tcW w:w="1016" w:type="pct"/>
            <w:tcBorders>
              <w:top w:val="nil"/>
              <w:left w:val="nil"/>
              <w:bottom w:val="nil"/>
              <w:right w:val="nil"/>
            </w:tcBorders>
          </w:tcPr>
          <w:p w14:paraId="348692C1" w14:textId="31AD79DD" w:rsidR="003C65D5" w:rsidRPr="00DB056C" w:rsidRDefault="003C65D5" w:rsidP="003C65D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 xml:space="preserve">ES Score # </w:t>
            </w:r>
          </w:p>
        </w:tc>
        <w:tc>
          <w:tcPr>
            <w:tcW w:w="666" w:type="pct"/>
            <w:tcBorders>
              <w:top w:val="nil"/>
              <w:left w:val="nil"/>
              <w:bottom w:val="nil"/>
              <w:right w:val="nil"/>
            </w:tcBorders>
          </w:tcPr>
          <w:p w14:paraId="29B8B654"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2E37818B" w14:textId="7772E773"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-0.0059</w:t>
            </w:r>
          </w:p>
        </w:tc>
        <w:tc>
          <w:tcPr>
            <w:tcW w:w="664" w:type="pct"/>
            <w:tcBorders>
              <w:top w:val="nil"/>
              <w:left w:val="nil"/>
              <w:bottom w:val="nil"/>
              <w:right w:val="nil"/>
            </w:tcBorders>
          </w:tcPr>
          <w:p w14:paraId="227180D9"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7768C604" w14:textId="45F0CACA"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1415F808"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26F04235"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r>
      <w:tr w:rsidR="003C65D5" w:rsidRPr="00DB056C" w14:paraId="23C8F69D" w14:textId="25B5BDD8" w:rsidTr="00BA4788">
        <w:trPr>
          <w:trHeight w:val="170"/>
        </w:trPr>
        <w:tc>
          <w:tcPr>
            <w:tcW w:w="1016" w:type="pct"/>
            <w:tcBorders>
              <w:top w:val="nil"/>
              <w:left w:val="nil"/>
              <w:bottom w:val="nil"/>
              <w:right w:val="nil"/>
            </w:tcBorders>
          </w:tcPr>
          <w:p w14:paraId="496647F8" w14:textId="1529C302" w:rsidR="003C65D5" w:rsidRPr="00DB056C" w:rsidRDefault="003C65D5" w:rsidP="003C65D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73E3C21E"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039AEE9D" w14:textId="69BABC92"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(0.0037)</w:t>
            </w:r>
          </w:p>
        </w:tc>
        <w:tc>
          <w:tcPr>
            <w:tcW w:w="664" w:type="pct"/>
            <w:tcBorders>
              <w:top w:val="nil"/>
              <w:left w:val="nil"/>
              <w:bottom w:val="nil"/>
              <w:right w:val="nil"/>
            </w:tcBorders>
          </w:tcPr>
          <w:p w14:paraId="69C0BE4C"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22514B78" w14:textId="41A07A54"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306227F1"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4840CDAD"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r>
      <w:tr w:rsidR="003C65D5" w:rsidRPr="00DB056C" w14:paraId="45C4C9D0" w14:textId="777A4517" w:rsidTr="00BA4788">
        <w:trPr>
          <w:trHeight w:val="170"/>
        </w:trPr>
        <w:tc>
          <w:tcPr>
            <w:tcW w:w="1016" w:type="pct"/>
            <w:tcBorders>
              <w:top w:val="nil"/>
              <w:left w:val="nil"/>
              <w:bottom w:val="nil"/>
              <w:right w:val="nil"/>
            </w:tcBorders>
          </w:tcPr>
          <w:p w14:paraId="6FA9AB77" w14:textId="56C021D4" w:rsidR="003C65D5" w:rsidRPr="00DB056C" w:rsidRDefault="003C65D5" w:rsidP="003C65D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w:t>
            </w:r>
            <w:r>
              <w:rPr>
                <w:rFonts w:ascii="Times New Roman" w:hAnsi="Times New Roman" w:hint="eastAsia"/>
                <w:kern w:val="0"/>
                <w:sz w:val="20"/>
                <w:szCs w:val="20"/>
              </w:rPr>
              <w:t>nv</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5B23EA8A"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0BE9A925" w14:textId="6467C3A1"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1E0AB155" w14:textId="1B0CB37C"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0.0074**</w:t>
            </w:r>
          </w:p>
        </w:tc>
        <w:tc>
          <w:tcPr>
            <w:tcW w:w="663" w:type="pct"/>
            <w:tcBorders>
              <w:top w:val="nil"/>
              <w:left w:val="nil"/>
              <w:bottom w:val="nil"/>
              <w:right w:val="nil"/>
            </w:tcBorders>
          </w:tcPr>
          <w:p w14:paraId="1B41C8E5" w14:textId="465E818E"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0.0091**</w:t>
            </w:r>
          </w:p>
        </w:tc>
        <w:tc>
          <w:tcPr>
            <w:tcW w:w="663" w:type="pct"/>
          </w:tcPr>
          <w:p w14:paraId="73CB6D6D"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28B97E64"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r>
      <w:tr w:rsidR="003C65D5" w:rsidRPr="00DB056C" w14:paraId="00235BCD" w14:textId="77777777" w:rsidTr="00BA4788">
        <w:trPr>
          <w:trHeight w:val="170"/>
        </w:trPr>
        <w:tc>
          <w:tcPr>
            <w:tcW w:w="1016" w:type="pct"/>
            <w:tcBorders>
              <w:top w:val="nil"/>
              <w:left w:val="nil"/>
              <w:bottom w:val="nil"/>
              <w:right w:val="nil"/>
            </w:tcBorders>
          </w:tcPr>
          <w:p w14:paraId="5F01C0CB" w14:textId="77777777" w:rsidR="003C65D5" w:rsidRPr="00DB056C" w:rsidRDefault="003C65D5" w:rsidP="003C65D5">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614E097B"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09CE9671" w14:textId="6249F2BA"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556E2FF6" w14:textId="329D06F8"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(0.0035)</w:t>
            </w:r>
          </w:p>
        </w:tc>
        <w:tc>
          <w:tcPr>
            <w:tcW w:w="663" w:type="pct"/>
            <w:tcBorders>
              <w:top w:val="nil"/>
              <w:left w:val="nil"/>
              <w:bottom w:val="nil"/>
              <w:right w:val="nil"/>
            </w:tcBorders>
          </w:tcPr>
          <w:p w14:paraId="7F32D212" w14:textId="4D211E8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(0.0036)</w:t>
            </w:r>
          </w:p>
        </w:tc>
        <w:tc>
          <w:tcPr>
            <w:tcW w:w="663" w:type="pct"/>
          </w:tcPr>
          <w:p w14:paraId="5BB1F758"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556AE015"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r>
      <w:tr w:rsidR="003C65D5" w:rsidRPr="00DB056C" w14:paraId="6043073A" w14:textId="77777777" w:rsidTr="00BA4788">
        <w:trPr>
          <w:trHeight w:val="170"/>
        </w:trPr>
        <w:tc>
          <w:tcPr>
            <w:tcW w:w="1016" w:type="pct"/>
            <w:tcBorders>
              <w:top w:val="nil"/>
              <w:left w:val="nil"/>
              <w:bottom w:val="nil"/>
              <w:right w:val="nil"/>
            </w:tcBorders>
          </w:tcPr>
          <w:p w14:paraId="75EA773B" w14:textId="2524FF26" w:rsidR="003C65D5" w:rsidRPr="00DB056C" w:rsidRDefault="003C65D5" w:rsidP="003C65D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w:t>
            </w:r>
            <w:r>
              <w:rPr>
                <w:rFonts w:ascii="Times New Roman" w:hAnsi="Times New Roman" w:hint="eastAsia"/>
                <w:kern w:val="0"/>
                <w:sz w:val="20"/>
                <w:szCs w:val="20"/>
              </w:rPr>
              <w:t>nv</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3EED1136"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27BA2B58"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2C1DA9EF"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090CFCEF" w14:textId="3ABDA658"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-0.0106*</w:t>
            </w:r>
          </w:p>
        </w:tc>
        <w:tc>
          <w:tcPr>
            <w:tcW w:w="663" w:type="pct"/>
          </w:tcPr>
          <w:p w14:paraId="52501EC3"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6B8F2AF"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r>
      <w:tr w:rsidR="003C65D5" w:rsidRPr="00DB056C" w14:paraId="00F42809" w14:textId="77777777" w:rsidTr="00BA4788">
        <w:trPr>
          <w:trHeight w:val="170"/>
        </w:trPr>
        <w:tc>
          <w:tcPr>
            <w:tcW w:w="1016" w:type="pct"/>
            <w:tcBorders>
              <w:top w:val="nil"/>
              <w:left w:val="nil"/>
              <w:bottom w:val="nil"/>
              <w:right w:val="nil"/>
            </w:tcBorders>
          </w:tcPr>
          <w:p w14:paraId="6C0202F8" w14:textId="19308219" w:rsidR="003C65D5" w:rsidRPr="00DB056C" w:rsidRDefault="003C65D5" w:rsidP="003C65D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2438E69F"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35F4256C"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724C7AE5"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7B139B26" w14:textId="18A36200"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(0.0058)</w:t>
            </w:r>
          </w:p>
        </w:tc>
        <w:tc>
          <w:tcPr>
            <w:tcW w:w="663" w:type="pct"/>
          </w:tcPr>
          <w:p w14:paraId="3A33F9AA"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76FDC825"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r>
      <w:tr w:rsidR="003C65D5" w:rsidRPr="00DB056C" w14:paraId="5C8DE342" w14:textId="77777777" w:rsidTr="00BA4788">
        <w:trPr>
          <w:trHeight w:val="170"/>
        </w:trPr>
        <w:tc>
          <w:tcPr>
            <w:tcW w:w="1016" w:type="pct"/>
            <w:tcBorders>
              <w:top w:val="nil"/>
              <w:left w:val="nil"/>
              <w:bottom w:val="nil"/>
              <w:right w:val="nil"/>
            </w:tcBorders>
          </w:tcPr>
          <w:p w14:paraId="2EF1DE5B" w14:textId="6032BF1E" w:rsidR="003C65D5" w:rsidRPr="004F6387" w:rsidRDefault="003C65D5" w:rsidP="003C65D5">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Soc</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0FEC0FB8"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6E23C455"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6D2FDD73"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604F6642"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112D7F4" w14:textId="1D343691"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0.0019</w:t>
            </w:r>
          </w:p>
        </w:tc>
        <w:tc>
          <w:tcPr>
            <w:tcW w:w="663" w:type="pct"/>
          </w:tcPr>
          <w:p w14:paraId="2AF38DA6" w14:textId="05451DB1"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0.0031</w:t>
            </w:r>
          </w:p>
        </w:tc>
      </w:tr>
      <w:tr w:rsidR="003C65D5" w:rsidRPr="00DB056C" w14:paraId="06EEB8E8" w14:textId="77777777" w:rsidTr="00BA4788">
        <w:trPr>
          <w:trHeight w:val="170"/>
        </w:trPr>
        <w:tc>
          <w:tcPr>
            <w:tcW w:w="1016" w:type="pct"/>
            <w:tcBorders>
              <w:top w:val="nil"/>
              <w:left w:val="nil"/>
              <w:bottom w:val="nil"/>
              <w:right w:val="nil"/>
            </w:tcBorders>
          </w:tcPr>
          <w:p w14:paraId="41B8A993" w14:textId="77777777" w:rsidR="003C65D5" w:rsidRPr="00DB056C" w:rsidRDefault="003C65D5" w:rsidP="003C65D5">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644E3BF9"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285FBBEA"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7BB8CE88"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7BD81F07"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2D2B57D7" w14:textId="771E2ACB"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(0.0046)</w:t>
            </w:r>
          </w:p>
        </w:tc>
        <w:tc>
          <w:tcPr>
            <w:tcW w:w="663" w:type="pct"/>
          </w:tcPr>
          <w:p w14:paraId="72D5962A" w14:textId="4790BF08"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(0.0048)</w:t>
            </w:r>
          </w:p>
        </w:tc>
      </w:tr>
      <w:tr w:rsidR="003C65D5" w:rsidRPr="00DB056C" w14:paraId="474D50C8" w14:textId="77777777" w:rsidTr="00BA4788">
        <w:trPr>
          <w:trHeight w:val="170"/>
        </w:trPr>
        <w:tc>
          <w:tcPr>
            <w:tcW w:w="1016" w:type="pct"/>
            <w:tcBorders>
              <w:top w:val="nil"/>
              <w:left w:val="nil"/>
              <w:bottom w:val="nil"/>
              <w:right w:val="nil"/>
            </w:tcBorders>
          </w:tcPr>
          <w:p w14:paraId="2CC6D788" w14:textId="5821D085" w:rsidR="003C65D5" w:rsidRPr="00DB056C" w:rsidRDefault="003C65D5" w:rsidP="003C65D5">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Soc</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63474CBA"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415770FC"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52963F39"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69045914"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6DA3944"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5CD3E036" w14:textId="4A5E20F3"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-0.0097</w:t>
            </w:r>
          </w:p>
        </w:tc>
      </w:tr>
      <w:tr w:rsidR="003C65D5" w:rsidRPr="00DB056C" w14:paraId="0DD1179C" w14:textId="77777777" w:rsidTr="00BA4788">
        <w:trPr>
          <w:trHeight w:val="170"/>
        </w:trPr>
        <w:tc>
          <w:tcPr>
            <w:tcW w:w="1016" w:type="pct"/>
            <w:tcBorders>
              <w:top w:val="nil"/>
              <w:left w:val="nil"/>
              <w:bottom w:val="nil"/>
              <w:right w:val="nil"/>
            </w:tcBorders>
          </w:tcPr>
          <w:p w14:paraId="23CEA2D4" w14:textId="7F574141" w:rsidR="003C65D5" w:rsidRPr="00DB056C" w:rsidRDefault="003C65D5" w:rsidP="003C65D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49496287"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1F55A1C6"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332BDC68"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34B35374"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5E956287"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23F1C9A2" w14:textId="1822E039"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(0.0082)</w:t>
            </w:r>
          </w:p>
        </w:tc>
      </w:tr>
      <w:tr w:rsidR="005D45C8" w:rsidRPr="00DB056C" w14:paraId="7A5C3479" w14:textId="6ABEFCC4" w:rsidTr="00BA4788">
        <w:trPr>
          <w:trHeight w:val="170"/>
        </w:trPr>
        <w:tc>
          <w:tcPr>
            <w:tcW w:w="1016" w:type="pct"/>
            <w:tcBorders>
              <w:top w:val="nil"/>
              <w:left w:val="nil"/>
              <w:bottom w:val="nil"/>
              <w:right w:val="nil"/>
            </w:tcBorders>
          </w:tcPr>
          <w:p w14:paraId="0BACDF86" w14:textId="77777777" w:rsidR="005D45C8" w:rsidRPr="00DB056C" w:rsidRDefault="005D45C8" w:rsidP="005D45C8">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Constant</w:t>
            </w:r>
          </w:p>
        </w:tc>
        <w:tc>
          <w:tcPr>
            <w:tcW w:w="666" w:type="pct"/>
            <w:tcBorders>
              <w:top w:val="nil"/>
              <w:left w:val="nil"/>
              <w:bottom w:val="nil"/>
              <w:right w:val="nil"/>
            </w:tcBorders>
          </w:tcPr>
          <w:p w14:paraId="0207D354" w14:textId="7A615BE8"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-0.0045</w:t>
            </w:r>
          </w:p>
        </w:tc>
        <w:tc>
          <w:tcPr>
            <w:tcW w:w="665" w:type="pct"/>
            <w:tcBorders>
              <w:top w:val="nil"/>
              <w:left w:val="nil"/>
              <w:bottom w:val="nil"/>
              <w:right w:val="nil"/>
            </w:tcBorders>
          </w:tcPr>
          <w:p w14:paraId="0142E11C" w14:textId="6E988923"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-0.0042</w:t>
            </w:r>
          </w:p>
        </w:tc>
        <w:tc>
          <w:tcPr>
            <w:tcW w:w="664" w:type="pct"/>
            <w:tcBorders>
              <w:top w:val="nil"/>
              <w:left w:val="nil"/>
              <w:bottom w:val="nil"/>
              <w:right w:val="nil"/>
            </w:tcBorders>
          </w:tcPr>
          <w:p w14:paraId="7DC2AD5C" w14:textId="4BEAEE5D"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-0.0042</w:t>
            </w:r>
          </w:p>
        </w:tc>
        <w:tc>
          <w:tcPr>
            <w:tcW w:w="663" w:type="pct"/>
            <w:tcBorders>
              <w:top w:val="nil"/>
              <w:left w:val="nil"/>
              <w:bottom w:val="nil"/>
              <w:right w:val="nil"/>
            </w:tcBorders>
          </w:tcPr>
          <w:p w14:paraId="3081B07B" w14:textId="0B2BC275"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-0.0063</w:t>
            </w:r>
          </w:p>
        </w:tc>
        <w:tc>
          <w:tcPr>
            <w:tcW w:w="663" w:type="pct"/>
          </w:tcPr>
          <w:p w14:paraId="1FDB7B87" w14:textId="28CFC21F"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-0.0049</w:t>
            </w:r>
          </w:p>
        </w:tc>
        <w:tc>
          <w:tcPr>
            <w:tcW w:w="663" w:type="pct"/>
          </w:tcPr>
          <w:p w14:paraId="3BF3D035" w14:textId="4556DAE8"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-0.0063</w:t>
            </w:r>
          </w:p>
        </w:tc>
      </w:tr>
      <w:tr w:rsidR="005D45C8" w:rsidRPr="00DB056C" w14:paraId="3C01C4DD" w14:textId="4B5C5B07" w:rsidTr="004F6387">
        <w:trPr>
          <w:trHeight w:val="170"/>
        </w:trPr>
        <w:tc>
          <w:tcPr>
            <w:tcW w:w="1016" w:type="pct"/>
            <w:tcBorders>
              <w:top w:val="nil"/>
              <w:left w:val="nil"/>
              <w:bottom w:val="single" w:sz="4" w:space="0" w:color="auto"/>
              <w:right w:val="nil"/>
            </w:tcBorders>
          </w:tcPr>
          <w:p w14:paraId="3E560556" w14:textId="77777777" w:rsidR="005D45C8" w:rsidRPr="00DB056C" w:rsidRDefault="005D45C8" w:rsidP="005D45C8">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single" w:sz="4" w:space="0" w:color="auto"/>
              <w:right w:val="nil"/>
            </w:tcBorders>
          </w:tcPr>
          <w:p w14:paraId="051785FE" w14:textId="4093A25A"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(0.0289)</w:t>
            </w:r>
          </w:p>
        </w:tc>
        <w:tc>
          <w:tcPr>
            <w:tcW w:w="665" w:type="pct"/>
            <w:tcBorders>
              <w:top w:val="nil"/>
              <w:left w:val="nil"/>
              <w:bottom w:val="single" w:sz="4" w:space="0" w:color="auto"/>
              <w:right w:val="nil"/>
            </w:tcBorders>
          </w:tcPr>
          <w:p w14:paraId="727C1B44" w14:textId="6B9C1937"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(0.0289)</w:t>
            </w:r>
          </w:p>
        </w:tc>
        <w:tc>
          <w:tcPr>
            <w:tcW w:w="664" w:type="pct"/>
            <w:tcBorders>
              <w:top w:val="nil"/>
              <w:left w:val="nil"/>
              <w:bottom w:val="single" w:sz="4" w:space="0" w:color="auto"/>
              <w:right w:val="nil"/>
            </w:tcBorders>
          </w:tcPr>
          <w:p w14:paraId="1E2EF02C" w14:textId="7C8DFD9C"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(0.0289)</w:t>
            </w:r>
          </w:p>
        </w:tc>
        <w:tc>
          <w:tcPr>
            <w:tcW w:w="663" w:type="pct"/>
            <w:tcBorders>
              <w:top w:val="nil"/>
              <w:left w:val="nil"/>
              <w:bottom w:val="single" w:sz="4" w:space="0" w:color="auto"/>
              <w:right w:val="nil"/>
            </w:tcBorders>
          </w:tcPr>
          <w:p w14:paraId="09C09431" w14:textId="3FFE074B"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(0.0289)</w:t>
            </w:r>
          </w:p>
        </w:tc>
        <w:tc>
          <w:tcPr>
            <w:tcW w:w="663" w:type="pct"/>
            <w:tcBorders>
              <w:bottom w:val="single" w:sz="4" w:space="0" w:color="auto"/>
            </w:tcBorders>
          </w:tcPr>
          <w:p w14:paraId="5DCB4358" w14:textId="0F6A92CE"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(0.0289)</w:t>
            </w:r>
          </w:p>
        </w:tc>
        <w:tc>
          <w:tcPr>
            <w:tcW w:w="663" w:type="pct"/>
            <w:tcBorders>
              <w:bottom w:val="single" w:sz="4" w:space="0" w:color="auto"/>
            </w:tcBorders>
          </w:tcPr>
          <w:p w14:paraId="311CF3A9" w14:textId="068E920D"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(0.0290)</w:t>
            </w:r>
          </w:p>
        </w:tc>
      </w:tr>
      <w:tr w:rsidR="004E4FCD" w:rsidRPr="00DB056C" w14:paraId="5E4F0A99" w14:textId="775D61D9" w:rsidTr="005D45C8">
        <w:trPr>
          <w:trHeight w:val="170"/>
        </w:trPr>
        <w:tc>
          <w:tcPr>
            <w:tcW w:w="1016" w:type="pct"/>
            <w:tcBorders>
              <w:top w:val="single" w:sz="4" w:space="0" w:color="auto"/>
              <w:left w:val="nil"/>
              <w:right w:val="nil"/>
            </w:tcBorders>
          </w:tcPr>
          <w:p w14:paraId="2AEA1A71" w14:textId="77777777" w:rsidR="004E4FCD" w:rsidRPr="00DB056C" w:rsidRDefault="004E4FCD" w:rsidP="004E4FCD">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Adj. R-square</w:t>
            </w:r>
          </w:p>
        </w:tc>
        <w:tc>
          <w:tcPr>
            <w:tcW w:w="666" w:type="pct"/>
            <w:tcBorders>
              <w:top w:val="single" w:sz="4" w:space="0" w:color="auto"/>
              <w:left w:val="nil"/>
              <w:right w:val="nil"/>
            </w:tcBorders>
          </w:tcPr>
          <w:p w14:paraId="720537D1" w14:textId="2593A193"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0.1171</w:t>
            </w:r>
          </w:p>
        </w:tc>
        <w:tc>
          <w:tcPr>
            <w:tcW w:w="665" w:type="pct"/>
            <w:tcBorders>
              <w:top w:val="single" w:sz="4" w:space="0" w:color="auto"/>
              <w:left w:val="nil"/>
              <w:right w:val="nil"/>
            </w:tcBorders>
          </w:tcPr>
          <w:p w14:paraId="4D3B33CD" w14:textId="3C8D6025"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0.1172</w:t>
            </w:r>
          </w:p>
        </w:tc>
        <w:tc>
          <w:tcPr>
            <w:tcW w:w="664" w:type="pct"/>
            <w:tcBorders>
              <w:top w:val="single" w:sz="4" w:space="0" w:color="auto"/>
              <w:left w:val="nil"/>
              <w:right w:val="nil"/>
            </w:tcBorders>
          </w:tcPr>
          <w:p w14:paraId="733F2872" w14:textId="337171B0"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0.1169</w:t>
            </w:r>
          </w:p>
        </w:tc>
        <w:tc>
          <w:tcPr>
            <w:tcW w:w="663" w:type="pct"/>
            <w:tcBorders>
              <w:top w:val="single" w:sz="4" w:space="0" w:color="auto"/>
              <w:left w:val="nil"/>
              <w:right w:val="nil"/>
            </w:tcBorders>
          </w:tcPr>
          <w:p w14:paraId="58FF899C" w14:textId="3C178C38"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0.1172</w:t>
            </w:r>
          </w:p>
        </w:tc>
        <w:tc>
          <w:tcPr>
            <w:tcW w:w="663" w:type="pct"/>
            <w:tcBorders>
              <w:top w:val="single" w:sz="4" w:space="0" w:color="auto"/>
            </w:tcBorders>
          </w:tcPr>
          <w:p w14:paraId="36654EC7" w14:textId="6E6B1250"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0.1174</w:t>
            </w:r>
          </w:p>
        </w:tc>
        <w:tc>
          <w:tcPr>
            <w:tcW w:w="663" w:type="pct"/>
            <w:tcBorders>
              <w:top w:val="single" w:sz="4" w:space="0" w:color="auto"/>
            </w:tcBorders>
          </w:tcPr>
          <w:p w14:paraId="547FB838" w14:textId="1CAA7C54"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0.1169</w:t>
            </w:r>
          </w:p>
        </w:tc>
      </w:tr>
      <w:tr w:rsidR="004E4FCD" w:rsidRPr="00DB056C" w14:paraId="51C44FE7" w14:textId="77777777" w:rsidTr="005D45C8">
        <w:trPr>
          <w:trHeight w:val="170"/>
        </w:trPr>
        <w:tc>
          <w:tcPr>
            <w:tcW w:w="1016" w:type="pct"/>
            <w:tcBorders>
              <w:left w:val="nil"/>
              <w:bottom w:val="nil"/>
              <w:right w:val="nil"/>
            </w:tcBorders>
          </w:tcPr>
          <w:p w14:paraId="19D2FF4E" w14:textId="3E3FD1FC" w:rsidR="004E4FCD" w:rsidRPr="00DB056C" w:rsidRDefault="004E4FCD" w:rsidP="004E4FCD">
            <w:pPr>
              <w:autoSpaceDE w:val="0"/>
              <w:autoSpaceDN w:val="0"/>
              <w:adjustRightInd w:val="0"/>
              <w:spacing w:after="0" w:line="240" w:lineRule="auto"/>
              <w:rPr>
                <w:rFonts w:ascii="Times New Roman" w:hAnsi="Times New Roman"/>
                <w:kern w:val="0"/>
                <w:sz w:val="20"/>
                <w:szCs w:val="20"/>
              </w:rPr>
            </w:pPr>
            <w:r w:rsidRPr="000F428E">
              <w:rPr>
                <w:rFonts w:ascii="Times New Roman" w:hAnsi="Times New Roman"/>
                <w:kern w:val="0"/>
                <w:sz w:val="20"/>
                <w:szCs w:val="20"/>
              </w:rPr>
              <w:t>Year FE</w:t>
            </w:r>
          </w:p>
        </w:tc>
        <w:tc>
          <w:tcPr>
            <w:tcW w:w="666" w:type="pct"/>
            <w:tcBorders>
              <w:left w:val="nil"/>
              <w:bottom w:val="nil"/>
              <w:right w:val="nil"/>
            </w:tcBorders>
          </w:tcPr>
          <w:p w14:paraId="4E99150C" w14:textId="31677E66"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5" w:type="pct"/>
            <w:tcBorders>
              <w:left w:val="nil"/>
              <w:bottom w:val="nil"/>
              <w:right w:val="nil"/>
            </w:tcBorders>
          </w:tcPr>
          <w:p w14:paraId="61C952A9" w14:textId="6A68DE54"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4" w:type="pct"/>
            <w:tcBorders>
              <w:left w:val="nil"/>
              <w:bottom w:val="nil"/>
              <w:right w:val="nil"/>
            </w:tcBorders>
          </w:tcPr>
          <w:p w14:paraId="03750D6B" w14:textId="54261D19"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Borders>
              <w:left w:val="nil"/>
              <w:bottom w:val="nil"/>
              <w:right w:val="nil"/>
            </w:tcBorders>
          </w:tcPr>
          <w:p w14:paraId="3C906430" w14:textId="55372717"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0A6066A0" w14:textId="3FE3837C"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2F4DABCB" w14:textId="1637F5A1"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r>
      <w:tr w:rsidR="004E4FCD" w:rsidRPr="00DB056C" w14:paraId="38F4E43F" w14:textId="77777777" w:rsidTr="005D45C8">
        <w:trPr>
          <w:trHeight w:val="170"/>
        </w:trPr>
        <w:tc>
          <w:tcPr>
            <w:tcW w:w="1016" w:type="pct"/>
            <w:tcBorders>
              <w:left w:val="nil"/>
              <w:bottom w:val="nil"/>
              <w:right w:val="nil"/>
            </w:tcBorders>
          </w:tcPr>
          <w:p w14:paraId="35D11978" w14:textId="7BD6E332" w:rsidR="004E4FCD" w:rsidRPr="00DB056C" w:rsidRDefault="004E4FCD" w:rsidP="004E4FCD">
            <w:pPr>
              <w:autoSpaceDE w:val="0"/>
              <w:autoSpaceDN w:val="0"/>
              <w:adjustRightInd w:val="0"/>
              <w:spacing w:after="0" w:line="240" w:lineRule="auto"/>
              <w:rPr>
                <w:rFonts w:ascii="Times New Roman" w:hAnsi="Times New Roman"/>
                <w:kern w:val="0"/>
                <w:sz w:val="20"/>
                <w:szCs w:val="20"/>
              </w:rPr>
            </w:pPr>
            <w:r w:rsidRPr="000F428E">
              <w:rPr>
                <w:rFonts w:ascii="Times New Roman" w:hAnsi="Times New Roman"/>
                <w:kern w:val="0"/>
                <w:sz w:val="20"/>
                <w:szCs w:val="20"/>
              </w:rPr>
              <w:t>Firm FE</w:t>
            </w:r>
          </w:p>
        </w:tc>
        <w:tc>
          <w:tcPr>
            <w:tcW w:w="666" w:type="pct"/>
            <w:tcBorders>
              <w:left w:val="nil"/>
              <w:bottom w:val="nil"/>
              <w:right w:val="nil"/>
            </w:tcBorders>
          </w:tcPr>
          <w:p w14:paraId="31CACEDC" w14:textId="7DD700D4"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5" w:type="pct"/>
            <w:tcBorders>
              <w:left w:val="nil"/>
              <w:bottom w:val="nil"/>
              <w:right w:val="nil"/>
            </w:tcBorders>
          </w:tcPr>
          <w:p w14:paraId="4C6EA596" w14:textId="3C47B509"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4" w:type="pct"/>
            <w:tcBorders>
              <w:left w:val="nil"/>
              <w:bottom w:val="nil"/>
              <w:right w:val="nil"/>
            </w:tcBorders>
          </w:tcPr>
          <w:p w14:paraId="4BD35943" w14:textId="25F8E307"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Borders>
              <w:left w:val="nil"/>
              <w:bottom w:val="nil"/>
              <w:right w:val="nil"/>
            </w:tcBorders>
          </w:tcPr>
          <w:p w14:paraId="06143D27" w14:textId="582A4554"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517AC487" w14:textId="68B293C9"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6DD25432" w14:textId="25DC71EB"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r>
      <w:tr w:rsidR="0004471C" w:rsidRPr="00DB056C" w14:paraId="5C3282E6" w14:textId="75A10336" w:rsidTr="004F6387">
        <w:trPr>
          <w:trHeight w:val="170"/>
        </w:trPr>
        <w:tc>
          <w:tcPr>
            <w:tcW w:w="1016" w:type="pct"/>
            <w:tcBorders>
              <w:top w:val="nil"/>
              <w:left w:val="nil"/>
              <w:bottom w:val="single" w:sz="4" w:space="0" w:color="auto"/>
              <w:right w:val="nil"/>
            </w:tcBorders>
          </w:tcPr>
          <w:p w14:paraId="19568320" w14:textId="77777777" w:rsidR="0004471C" w:rsidRPr="00DB056C" w:rsidRDefault="0004471C" w:rsidP="0004471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Observations</w:t>
            </w:r>
          </w:p>
        </w:tc>
        <w:tc>
          <w:tcPr>
            <w:tcW w:w="666" w:type="pct"/>
            <w:tcBorders>
              <w:top w:val="nil"/>
              <w:left w:val="nil"/>
              <w:bottom w:val="single" w:sz="4" w:space="0" w:color="auto"/>
              <w:right w:val="nil"/>
            </w:tcBorders>
          </w:tcPr>
          <w:p w14:paraId="26F1198D" w14:textId="520598BD" w:rsidR="0004471C" w:rsidRPr="00DB056C" w:rsidRDefault="0004471C" w:rsidP="0004471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5" w:type="pct"/>
            <w:tcBorders>
              <w:top w:val="nil"/>
              <w:left w:val="nil"/>
              <w:bottom w:val="single" w:sz="4" w:space="0" w:color="auto"/>
              <w:right w:val="nil"/>
            </w:tcBorders>
          </w:tcPr>
          <w:p w14:paraId="0A6DEF2C" w14:textId="084CF0BE" w:rsidR="0004471C" w:rsidRPr="00DB056C" w:rsidRDefault="0004471C" w:rsidP="0004471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4" w:type="pct"/>
            <w:tcBorders>
              <w:top w:val="nil"/>
              <w:left w:val="nil"/>
              <w:bottom w:val="single" w:sz="4" w:space="0" w:color="auto"/>
              <w:right w:val="nil"/>
            </w:tcBorders>
          </w:tcPr>
          <w:p w14:paraId="367D2042" w14:textId="74A609A8" w:rsidR="0004471C" w:rsidRPr="00DB056C" w:rsidRDefault="0004471C" w:rsidP="0004471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3" w:type="pct"/>
            <w:tcBorders>
              <w:top w:val="nil"/>
              <w:left w:val="nil"/>
              <w:bottom w:val="single" w:sz="4" w:space="0" w:color="auto"/>
              <w:right w:val="nil"/>
            </w:tcBorders>
          </w:tcPr>
          <w:p w14:paraId="794B636F" w14:textId="01A79BF3" w:rsidR="0004471C" w:rsidRPr="00DB056C" w:rsidRDefault="0004471C" w:rsidP="0004471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3" w:type="pct"/>
            <w:tcBorders>
              <w:bottom w:val="single" w:sz="4" w:space="0" w:color="auto"/>
            </w:tcBorders>
          </w:tcPr>
          <w:p w14:paraId="09C85D8D" w14:textId="161662F1" w:rsidR="0004471C" w:rsidRPr="00DB056C" w:rsidRDefault="0004471C" w:rsidP="0004471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3" w:type="pct"/>
            <w:tcBorders>
              <w:bottom w:val="single" w:sz="4" w:space="0" w:color="auto"/>
            </w:tcBorders>
          </w:tcPr>
          <w:p w14:paraId="3D0521B5" w14:textId="73DE6ABA" w:rsidR="0004471C" w:rsidRPr="00DB056C" w:rsidRDefault="0004471C" w:rsidP="0004471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r>
    </w:tbl>
    <w:p w14:paraId="2C92B7C3" w14:textId="77777777" w:rsidR="00055E7D" w:rsidRDefault="00055E7D" w:rsidP="00055E7D">
      <w:pPr>
        <w:autoSpaceDE w:val="0"/>
        <w:autoSpaceDN w:val="0"/>
        <w:adjustRightInd w:val="0"/>
        <w:spacing w:after="0" w:line="240" w:lineRule="auto"/>
        <w:rPr>
          <w:rFonts w:ascii="Times New Roman" w:hAnsi="Times New Roman"/>
          <w:kern w:val="0"/>
          <w:sz w:val="20"/>
          <w:szCs w:val="20"/>
        </w:rPr>
      </w:pPr>
      <w:r>
        <w:rPr>
          <w:rFonts w:ascii="Times New Roman" w:hAnsi="Times New Roman"/>
          <w:kern w:val="0"/>
          <w:sz w:val="20"/>
          <w:szCs w:val="20"/>
        </w:rPr>
        <w:t>Note: p-values in parentheses (* 0.10 ** 0.05 *** 0.01)</w:t>
      </w:r>
    </w:p>
    <w:p w14:paraId="3AEE9D1E" w14:textId="77777777" w:rsidR="005501A1" w:rsidRDefault="005501A1" w:rsidP="005501A1">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Standard errors in parentheses</w:t>
      </w:r>
    </w:p>
    <w:p w14:paraId="6F0E68DA" w14:textId="77777777" w:rsidR="005501A1" w:rsidRDefault="005501A1" w:rsidP="005501A1">
      <w:pPr>
        <w:autoSpaceDE w:val="0"/>
        <w:autoSpaceDN w:val="0"/>
        <w:adjustRightInd w:val="0"/>
        <w:spacing w:after="0" w:line="240" w:lineRule="auto"/>
        <w:rPr>
          <w:rFonts w:ascii="Times New Roman" w:hAnsi="Times New Roman"/>
          <w:kern w:val="0"/>
          <w:sz w:val="20"/>
          <w:szCs w:val="20"/>
        </w:rPr>
      </w:pPr>
      <w:r>
        <w:rPr>
          <w:rFonts w:ascii="Times New Roman" w:hAnsi="Times New Roman" w:cs="Times New Roman"/>
          <w:kern w:val="0"/>
          <w:sz w:val="20"/>
          <w:szCs w:val="20"/>
        </w:rPr>
        <w:t>Robust standard errors clustered at firm level.</w:t>
      </w:r>
    </w:p>
    <w:p w14:paraId="0F5735AF" w14:textId="77777777" w:rsidR="00055E7D" w:rsidRPr="005501A1" w:rsidRDefault="00055E7D" w:rsidP="00055E7D">
      <w:pPr>
        <w:autoSpaceDE w:val="0"/>
        <w:autoSpaceDN w:val="0"/>
        <w:adjustRightInd w:val="0"/>
        <w:spacing w:after="0" w:line="240" w:lineRule="auto"/>
        <w:rPr>
          <w:rFonts w:ascii="Times New Roman" w:hAnsi="Times New Roman"/>
          <w:kern w:val="0"/>
          <w:sz w:val="20"/>
          <w:szCs w:val="20"/>
          <w:vertAlign w:val="superscript"/>
        </w:rPr>
      </w:pPr>
    </w:p>
    <w:bookmarkEnd w:id="268"/>
    <w:p w14:paraId="122A10B5" w14:textId="150303EA" w:rsidR="0073418C" w:rsidRPr="00981DF0" w:rsidRDefault="0073418C" w:rsidP="0073418C">
      <w:pPr>
        <w:keepNext/>
        <w:autoSpaceDE w:val="0"/>
        <w:autoSpaceDN w:val="0"/>
        <w:adjustRightInd w:val="0"/>
        <w:spacing w:after="0" w:line="240" w:lineRule="auto"/>
        <w:jc w:val="center"/>
        <w:rPr>
          <w:rFonts w:ascii="Times New Roman" w:hAnsi="Times New Roman"/>
          <w:b/>
          <w:bCs/>
          <w:kern w:val="0"/>
        </w:rPr>
      </w:pPr>
      <w:r>
        <w:rPr>
          <w:rFonts w:ascii="Times New Roman" w:hAnsi="Times New Roman" w:hint="eastAsia"/>
          <w:b/>
          <w:bCs/>
          <w:kern w:val="0"/>
        </w:rPr>
        <w:lastRenderedPageBreak/>
        <w:t xml:space="preserve">Table 3 </w:t>
      </w:r>
      <w:r w:rsidRPr="00981DF0">
        <w:rPr>
          <w:rFonts w:ascii="Times New Roman" w:hAnsi="Times New Roman"/>
          <w:b/>
          <w:bCs/>
          <w:kern w:val="0"/>
        </w:rPr>
        <w:t xml:space="preserve">Effect of </w:t>
      </w:r>
      <w:r>
        <w:rPr>
          <w:rFonts w:ascii="Times New Roman" w:hAnsi="Times New Roman" w:hint="eastAsia"/>
          <w:b/>
          <w:bCs/>
          <w:kern w:val="0"/>
        </w:rPr>
        <w:t>E&amp;S Engagement</w:t>
      </w:r>
      <w:r w:rsidRPr="00981DF0">
        <w:rPr>
          <w:rFonts w:ascii="Times New Roman" w:hAnsi="Times New Roman"/>
          <w:b/>
          <w:bCs/>
          <w:kern w:val="0"/>
        </w:rPr>
        <w:t xml:space="preserve"> on DA</w:t>
      </w:r>
      <w:r w:rsidR="008A49AB">
        <w:rPr>
          <w:rFonts w:ascii="Times New Roman" w:hAnsi="Times New Roman" w:hint="eastAsia"/>
          <w:b/>
          <w:bCs/>
          <w:kern w:val="0"/>
        </w:rPr>
        <w:t xml:space="preserve">: </w:t>
      </w:r>
      <w:r w:rsidR="008A49AB" w:rsidRPr="008A49AB">
        <w:rPr>
          <w:rFonts w:ascii="Times New Roman" w:hAnsi="Times New Roman"/>
          <w:b/>
          <w:bCs/>
          <w:kern w:val="0"/>
        </w:rPr>
        <w:t>Entropy Balance Matched Sample</w:t>
      </w:r>
    </w:p>
    <w:tbl>
      <w:tblPr>
        <w:tblW w:w="5000" w:type="pct"/>
        <w:tblLook w:val="0000" w:firstRow="0" w:lastRow="0" w:firstColumn="0" w:lastColumn="0" w:noHBand="0" w:noVBand="0"/>
      </w:tblPr>
      <w:tblGrid>
        <w:gridCol w:w="1910"/>
        <w:gridCol w:w="1253"/>
        <w:gridCol w:w="1251"/>
        <w:gridCol w:w="1249"/>
        <w:gridCol w:w="1247"/>
        <w:gridCol w:w="1247"/>
        <w:gridCol w:w="1247"/>
      </w:tblGrid>
      <w:tr w:rsidR="00495DBB" w:rsidRPr="00DB056C" w14:paraId="13CBE1EE" w14:textId="77777777">
        <w:trPr>
          <w:trHeight w:val="170"/>
        </w:trPr>
        <w:tc>
          <w:tcPr>
            <w:tcW w:w="1016" w:type="pct"/>
            <w:tcBorders>
              <w:top w:val="single" w:sz="4" w:space="0" w:color="auto"/>
              <w:left w:val="nil"/>
              <w:bottom w:val="nil"/>
              <w:right w:val="nil"/>
            </w:tcBorders>
          </w:tcPr>
          <w:p w14:paraId="72CFB210" w14:textId="55BCAD4E" w:rsidR="00495DBB" w:rsidRPr="00DB056C" w:rsidRDefault="00495DBB" w:rsidP="00495DBB">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 xml:space="preserve">DV: </w:t>
            </w:r>
            <w:r w:rsidRPr="009613B3">
              <w:rPr>
                <w:rFonts w:ascii="Times New Roman" w:hAnsi="Times New Roman"/>
                <w:kern w:val="0"/>
                <w:sz w:val="20"/>
                <w:szCs w:val="20"/>
              </w:rPr>
              <w:t xml:space="preserve">Discretionary </w:t>
            </w:r>
          </w:p>
        </w:tc>
        <w:tc>
          <w:tcPr>
            <w:tcW w:w="1331" w:type="pct"/>
            <w:gridSpan w:val="2"/>
            <w:tcBorders>
              <w:top w:val="single" w:sz="4" w:space="0" w:color="auto"/>
              <w:left w:val="nil"/>
              <w:bottom w:val="nil"/>
              <w:right w:val="nil"/>
            </w:tcBorders>
          </w:tcPr>
          <w:p w14:paraId="24EF0680" w14:textId="47F49FE8"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IV: ES Score</w:t>
            </w:r>
          </w:p>
        </w:tc>
        <w:tc>
          <w:tcPr>
            <w:tcW w:w="1327" w:type="pct"/>
            <w:gridSpan w:val="2"/>
            <w:tcBorders>
              <w:top w:val="single" w:sz="4" w:space="0" w:color="auto"/>
              <w:left w:val="nil"/>
              <w:bottom w:val="nil"/>
              <w:right w:val="nil"/>
            </w:tcBorders>
          </w:tcPr>
          <w:p w14:paraId="00D92B8E" w14:textId="46BB8EA2"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IV: Env Score</w:t>
            </w:r>
          </w:p>
        </w:tc>
        <w:tc>
          <w:tcPr>
            <w:tcW w:w="1326" w:type="pct"/>
            <w:gridSpan w:val="2"/>
            <w:tcBorders>
              <w:top w:val="single" w:sz="4" w:space="0" w:color="auto"/>
            </w:tcBorders>
          </w:tcPr>
          <w:p w14:paraId="26688BE7" w14:textId="6B183184"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IV: Soc Score</w:t>
            </w:r>
          </w:p>
        </w:tc>
      </w:tr>
      <w:tr w:rsidR="00495DBB" w:rsidRPr="00DB056C" w14:paraId="56D81363" w14:textId="77777777">
        <w:trPr>
          <w:trHeight w:val="170"/>
        </w:trPr>
        <w:tc>
          <w:tcPr>
            <w:tcW w:w="1016" w:type="pct"/>
            <w:tcBorders>
              <w:top w:val="nil"/>
              <w:left w:val="nil"/>
              <w:bottom w:val="nil"/>
              <w:right w:val="nil"/>
            </w:tcBorders>
          </w:tcPr>
          <w:p w14:paraId="0FA7319B" w14:textId="1A309023" w:rsidR="00495DBB" w:rsidRPr="00DB056C" w:rsidRDefault="00495DBB" w:rsidP="00495DBB">
            <w:pPr>
              <w:autoSpaceDE w:val="0"/>
              <w:autoSpaceDN w:val="0"/>
              <w:adjustRightInd w:val="0"/>
              <w:spacing w:after="0" w:line="240" w:lineRule="auto"/>
              <w:rPr>
                <w:rFonts w:ascii="Times New Roman" w:hAnsi="Times New Roman"/>
                <w:kern w:val="0"/>
                <w:sz w:val="20"/>
                <w:szCs w:val="20"/>
              </w:rPr>
            </w:pPr>
            <w:r w:rsidRPr="009613B3">
              <w:rPr>
                <w:rFonts w:ascii="Times New Roman" w:hAnsi="Times New Roman"/>
                <w:kern w:val="0"/>
                <w:sz w:val="20"/>
                <w:szCs w:val="20"/>
              </w:rPr>
              <w:t>Accrual</w:t>
            </w:r>
          </w:p>
        </w:tc>
        <w:tc>
          <w:tcPr>
            <w:tcW w:w="666" w:type="pct"/>
            <w:tcBorders>
              <w:top w:val="nil"/>
              <w:left w:val="nil"/>
              <w:bottom w:val="nil"/>
              <w:right w:val="nil"/>
            </w:tcBorders>
          </w:tcPr>
          <w:p w14:paraId="1C26C3BE" w14:textId="78827A9A"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1</w:t>
            </w:r>
          </w:p>
        </w:tc>
        <w:tc>
          <w:tcPr>
            <w:tcW w:w="665" w:type="pct"/>
            <w:tcBorders>
              <w:top w:val="nil"/>
              <w:left w:val="nil"/>
              <w:bottom w:val="nil"/>
              <w:right w:val="nil"/>
            </w:tcBorders>
          </w:tcPr>
          <w:p w14:paraId="1630033D" w14:textId="4AE8CEB5"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2</w:t>
            </w:r>
          </w:p>
        </w:tc>
        <w:tc>
          <w:tcPr>
            <w:tcW w:w="664" w:type="pct"/>
            <w:tcBorders>
              <w:top w:val="nil"/>
              <w:left w:val="nil"/>
              <w:bottom w:val="nil"/>
              <w:right w:val="nil"/>
            </w:tcBorders>
          </w:tcPr>
          <w:p w14:paraId="4AF907A0" w14:textId="496238B2"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3</w:t>
            </w:r>
          </w:p>
        </w:tc>
        <w:tc>
          <w:tcPr>
            <w:tcW w:w="663" w:type="pct"/>
            <w:tcBorders>
              <w:top w:val="nil"/>
              <w:left w:val="nil"/>
              <w:bottom w:val="nil"/>
              <w:right w:val="nil"/>
            </w:tcBorders>
          </w:tcPr>
          <w:p w14:paraId="4EA659C2" w14:textId="3DAB057F"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9613B3">
              <w:rPr>
                <w:rFonts w:ascii="Times New Roman" w:hAnsi="Times New Roman"/>
                <w:kern w:val="0"/>
                <w:sz w:val="20"/>
                <w:szCs w:val="20"/>
              </w:rPr>
              <w:t>Accrual</w:t>
            </w:r>
          </w:p>
        </w:tc>
        <w:tc>
          <w:tcPr>
            <w:tcW w:w="663" w:type="pct"/>
            <w:tcBorders>
              <w:bottom w:val="single" w:sz="4" w:space="0" w:color="auto"/>
            </w:tcBorders>
          </w:tcPr>
          <w:p w14:paraId="5ECE345A" w14:textId="1889E4FD"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1</w:t>
            </w:r>
          </w:p>
        </w:tc>
        <w:tc>
          <w:tcPr>
            <w:tcW w:w="663" w:type="pct"/>
            <w:tcBorders>
              <w:bottom w:val="single" w:sz="4" w:space="0" w:color="auto"/>
            </w:tcBorders>
          </w:tcPr>
          <w:p w14:paraId="27BB4879" w14:textId="2F673D7D"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2</w:t>
            </w:r>
          </w:p>
        </w:tc>
      </w:tr>
      <w:tr w:rsidR="0073418C" w:rsidRPr="00514755" w14:paraId="3F41A95E" w14:textId="77777777">
        <w:trPr>
          <w:trHeight w:val="170"/>
        </w:trPr>
        <w:tc>
          <w:tcPr>
            <w:tcW w:w="1016" w:type="pct"/>
            <w:tcBorders>
              <w:top w:val="single" w:sz="4" w:space="0" w:color="auto"/>
              <w:left w:val="nil"/>
              <w:bottom w:val="nil"/>
              <w:right w:val="nil"/>
            </w:tcBorders>
          </w:tcPr>
          <w:p w14:paraId="3A6C971B"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Firm Size</w:t>
            </w:r>
          </w:p>
        </w:tc>
        <w:tc>
          <w:tcPr>
            <w:tcW w:w="666" w:type="pct"/>
            <w:tcBorders>
              <w:top w:val="single" w:sz="4" w:space="0" w:color="auto"/>
              <w:left w:val="nil"/>
              <w:bottom w:val="nil"/>
              <w:right w:val="nil"/>
            </w:tcBorders>
          </w:tcPr>
          <w:p w14:paraId="72EDADFD"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-0.0020</w:t>
            </w:r>
          </w:p>
        </w:tc>
        <w:tc>
          <w:tcPr>
            <w:tcW w:w="665" w:type="pct"/>
            <w:tcBorders>
              <w:top w:val="single" w:sz="4" w:space="0" w:color="auto"/>
              <w:left w:val="nil"/>
              <w:bottom w:val="nil"/>
              <w:right w:val="nil"/>
            </w:tcBorders>
          </w:tcPr>
          <w:p w14:paraId="2338B22E"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-0.0021</w:t>
            </w:r>
          </w:p>
        </w:tc>
        <w:tc>
          <w:tcPr>
            <w:tcW w:w="664" w:type="pct"/>
            <w:tcBorders>
              <w:top w:val="single" w:sz="4" w:space="0" w:color="auto"/>
              <w:left w:val="nil"/>
              <w:bottom w:val="nil"/>
              <w:right w:val="nil"/>
            </w:tcBorders>
          </w:tcPr>
          <w:p w14:paraId="51185E82"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-0.0018</w:t>
            </w:r>
          </w:p>
        </w:tc>
        <w:tc>
          <w:tcPr>
            <w:tcW w:w="663" w:type="pct"/>
            <w:tcBorders>
              <w:top w:val="single" w:sz="4" w:space="0" w:color="auto"/>
              <w:left w:val="nil"/>
              <w:bottom w:val="nil"/>
              <w:right w:val="nil"/>
            </w:tcBorders>
          </w:tcPr>
          <w:p w14:paraId="2EEE8C3A"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-0.0021</w:t>
            </w:r>
          </w:p>
        </w:tc>
        <w:tc>
          <w:tcPr>
            <w:tcW w:w="663" w:type="pct"/>
            <w:tcBorders>
              <w:top w:val="single" w:sz="4" w:space="0" w:color="auto"/>
            </w:tcBorders>
          </w:tcPr>
          <w:p w14:paraId="10864F3C"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-0.0022</w:t>
            </w:r>
          </w:p>
        </w:tc>
        <w:tc>
          <w:tcPr>
            <w:tcW w:w="663" w:type="pct"/>
            <w:tcBorders>
              <w:top w:val="single" w:sz="4" w:space="0" w:color="auto"/>
            </w:tcBorders>
          </w:tcPr>
          <w:p w14:paraId="0B9A7330"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-0.0019</w:t>
            </w:r>
          </w:p>
        </w:tc>
      </w:tr>
      <w:tr w:rsidR="0073418C" w:rsidRPr="00514755" w14:paraId="7D68CD75" w14:textId="77777777">
        <w:trPr>
          <w:trHeight w:val="170"/>
        </w:trPr>
        <w:tc>
          <w:tcPr>
            <w:tcW w:w="1016" w:type="pct"/>
            <w:tcBorders>
              <w:top w:val="nil"/>
              <w:left w:val="nil"/>
              <w:bottom w:val="nil"/>
              <w:right w:val="nil"/>
            </w:tcBorders>
          </w:tcPr>
          <w:p w14:paraId="550B4613"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2C8C3952"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5" w:type="pct"/>
            <w:tcBorders>
              <w:top w:val="nil"/>
              <w:left w:val="nil"/>
              <w:bottom w:val="nil"/>
              <w:right w:val="nil"/>
            </w:tcBorders>
          </w:tcPr>
          <w:p w14:paraId="1A7FC047"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4" w:type="pct"/>
            <w:tcBorders>
              <w:top w:val="nil"/>
              <w:left w:val="nil"/>
              <w:bottom w:val="nil"/>
              <w:right w:val="nil"/>
            </w:tcBorders>
          </w:tcPr>
          <w:p w14:paraId="32003431"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3" w:type="pct"/>
            <w:tcBorders>
              <w:top w:val="nil"/>
              <w:left w:val="nil"/>
              <w:bottom w:val="nil"/>
              <w:right w:val="nil"/>
            </w:tcBorders>
          </w:tcPr>
          <w:p w14:paraId="4CDF11D1"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3" w:type="pct"/>
          </w:tcPr>
          <w:p w14:paraId="24BB6CD9"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3" w:type="pct"/>
          </w:tcPr>
          <w:p w14:paraId="454B8637"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r>
      <w:tr w:rsidR="0073418C" w:rsidRPr="00DB056C" w14:paraId="1CDDECE0" w14:textId="77777777">
        <w:trPr>
          <w:trHeight w:val="170"/>
        </w:trPr>
        <w:tc>
          <w:tcPr>
            <w:tcW w:w="1016" w:type="pct"/>
            <w:tcBorders>
              <w:top w:val="nil"/>
              <w:left w:val="nil"/>
              <w:bottom w:val="nil"/>
              <w:right w:val="nil"/>
            </w:tcBorders>
          </w:tcPr>
          <w:p w14:paraId="389F0DC5"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ES Score</w:t>
            </w:r>
          </w:p>
        </w:tc>
        <w:tc>
          <w:tcPr>
            <w:tcW w:w="666" w:type="pct"/>
            <w:tcBorders>
              <w:top w:val="nil"/>
              <w:left w:val="nil"/>
              <w:bottom w:val="nil"/>
              <w:right w:val="nil"/>
            </w:tcBorders>
          </w:tcPr>
          <w:p w14:paraId="48E0199B"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0.0034</w:t>
            </w:r>
          </w:p>
        </w:tc>
        <w:tc>
          <w:tcPr>
            <w:tcW w:w="665" w:type="pct"/>
            <w:tcBorders>
              <w:top w:val="nil"/>
              <w:left w:val="nil"/>
              <w:bottom w:val="nil"/>
              <w:right w:val="nil"/>
            </w:tcBorders>
          </w:tcPr>
          <w:p w14:paraId="58431D62"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0.0044*</w:t>
            </w:r>
          </w:p>
        </w:tc>
        <w:tc>
          <w:tcPr>
            <w:tcW w:w="664" w:type="pct"/>
            <w:tcBorders>
              <w:top w:val="nil"/>
              <w:left w:val="nil"/>
              <w:bottom w:val="nil"/>
              <w:right w:val="nil"/>
            </w:tcBorders>
          </w:tcPr>
          <w:p w14:paraId="21CB1CC8"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081BF8E1"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34278982"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BD31BC9"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r>
      <w:tr w:rsidR="0073418C" w:rsidRPr="00DB056C" w14:paraId="12AC537A" w14:textId="77777777">
        <w:trPr>
          <w:trHeight w:val="170"/>
        </w:trPr>
        <w:tc>
          <w:tcPr>
            <w:tcW w:w="1016" w:type="pct"/>
            <w:tcBorders>
              <w:top w:val="nil"/>
              <w:left w:val="nil"/>
              <w:bottom w:val="nil"/>
              <w:right w:val="nil"/>
            </w:tcBorders>
          </w:tcPr>
          <w:p w14:paraId="08D514C9"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718B1A77" w14:textId="4C0627EC"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(0.002</w:t>
            </w:r>
            <w:r w:rsidR="00B709E7">
              <w:rPr>
                <w:rFonts w:ascii="Times New Roman" w:hAnsi="Times New Roman" w:hint="eastAsia"/>
                <w:kern w:val="0"/>
                <w:sz w:val="20"/>
                <w:szCs w:val="20"/>
              </w:rPr>
              <w:t>4</w:t>
            </w:r>
            <w:r w:rsidRPr="007729ED">
              <w:rPr>
                <w:rFonts w:ascii="Times New Roman" w:hAnsi="Times New Roman"/>
                <w:kern w:val="0"/>
                <w:sz w:val="20"/>
                <w:szCs w:val="20"/>
              </w:rPr>
              <w:t>)</w:t>
            </w:r>
          </w:p>
        </w:tc>
        <w:tc>
          <w:tcPr>
            <w:tcW w:w="665" w:type="pct"/>
            <w:tcBorders>
              <w:top w:val="nil"/>
              <w:left w:val="nil"/>
              <w:bottom w:val="nil"/>
              <w:right w:val="nil"/>
            </w:tcBorders>
          </w:tcPr>
          <w:p w14:paraId="008330F5" w14:textId="7AC9380B"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(0.002</w:t>
            </w:r>
            <w:r w:rsidR="00B709E7">
              <w:rPr>
                <w:rFonts w:ascii="Times New Roman" w:hAnsi="Times New Roman" w:hint="eastAsia"/>
                <w:kern w:val="0"/>
                <w:sz w:val="20"/>
                <w:szCs w:val="20"/>
              </w:rPr>
              <w:t>6</w:t>
            </w:r>
            <w:r w:rsidRPr="007729ED">
              <w:rPr>
                <w:rFonts w:ascii="Times New Roman" w:hAnsi="Times New Roman"/>
                <w:kern w:val="0"/>
                <w:sz w:val="20"/>
                <w:szCs w:val="20"/>
              </w:rPr>
              <w:t>)</w:t>
            </w:r>
          </w:p>
        </w:tc>
        <w:tc>
          <w:tcPr>
            <w:tcW w:w="664" w:type="pct"/>
            <w:tcBorders>
              <w:top w:val="nil"/>
              <w:left w:val="nil"/>
              <w:bottom w:val="nil"/>
              <w:right w:val="nil"/>
            </w:tcBorders>
          </w:tcPr>
          <w:p w14:paraId="43F9E5DE"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64F45EB2"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DE1D14C"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2B27030A"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r>
      <w:tr w:rsidR="0073418C" w:rsidRPr="00DB056C" w14:paraId="28D1BAA7" w14:textId="77777777">
        <w:trPr>
          <w:trHeight w:val="170"/>
        </w:trPr>
        <w:tc>
          <w:tcPr>
            <w:tcW w:w="1016" w:type="pct"/>
            <w:tcBorders>
              <w:top w:val="nil"/>
              <w:left w:val="nil"/>
              <w:bottom w:val="nil"/>
              <w:right w:val="nil"/>
            </w:tcBorders>
          </w:tcPr>
          <w:p w14:paraId="780B35AD"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 xml:space="preserve">ES Score # </w:t>
            </w:r>
          </w:p>
        </w:tc>
        <w:tc>
          <w:tcPr>
            <w:tcW w:w="666" w:type="pct"/>
            <w:tcBorders>
              <w:top w:val="nil"/>
              <w:left w:val="nil"/>
              <w:bottom w:val="nil"/>
              <w:right w:val="nil"/>
            </w:tcBorders>
          </w:tcPr>
          <w:p w14:paraId="61171D30"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4EC7B7A4" w14:textId="4BD823EE"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w:t>
            </w:r>
            <w:r w:rsidR="000F185A">
              <w:rPr>
                <w:rFonts w:ascii="Times New Roman" w:hAnsi="Times New Roman" w:hint="eastAsia"/>
                <w:kern w:val="0"/>
                <w:sz w:val="20"/>
                <w:szCs w:val="20"/>
              </w:rPr>
              <w:t>65*</w:t>
            </w:r>
          </w:p>
        </w:tc>
        <w:tc>
          <w:tcPr>
            <w:tcW w:w="664" w:type="pct"/>
            <w:tcBorders>
              <w:top w:val="nil"/>
              <w:left w:val="nil"/>
              <w:bottom w:val="nil"/>
              <w:right w:val="nil"/>
            </w:tcBorders>
          </w:tcPr>
          <w:p w14:paraId="5EDCFC6C"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5ECCA003"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B2378B1"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4ADA03D4"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r>
      <w:tr w:rsidR="0073418C" w:rsidRPr="00DB056C" w14:paraId="640D6E28" w14:textId="77777777">
        <w:trPr>
          <w:trHeight w:val="170"/>
        </w:trPr>
        <w:tc>
          <w:tcPr>
            <w:tcW w:w="1016" w:type="pct"/>
            <w:tcBorders>
              <w:top w:val="nil"/>
              <w:left w:val="nil"/>
              <w:bottom w:val="nil"/>
              <w:right w:val="nil"/>
            </w:tcBorders>
          </w:tcPr>
          <w:p w14:paraId="10F25BF5"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3CBE7DD3"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72EDEDDA" w14:textId="6DA0CAB3"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(0.003</w:t>
            </w:r>
            <w:r w:rsidR="000F185A">
              <w:rPr>
                <w:rFonts w:ascii="Times New Roman" w:hAnsi="Times New Roman" w:hint="eastAsia"/>
                <w:kern w:val="0"/>
                <w:sz w:val="20"/>
                <w:szCs w:val="20"/>
              </w:rPr>
              <w:t>8</w:t>
            </w:r>
            <w:r w:rsidRPr="007729ED">
              <w:rPr>
                <w:rFonts w:ascii="Times New Roman" w:hAnsi="Times New Roman"/>
                <w:kern w:val="0"/>
                <w:sz w:val="20"/>
                <w:szCs w:val="20"/>
              </w:rPr>
              <w:t>)</w:t>
            </w:r>
          </w:p>
        </w:tc>
        <w:tc>
          <w:tcPr>
            <w:tcW w:w="664" w:type="pct"/>
            <w:tcBorders>
              <w:top w:val="nil"/>
              <w:left w:val="nil"/>
              <w:bottom w:val="nil"/>
              <w:right w:val="nil"/>
            </w:tcBorders>
          </w:tcPr>
          <w:p w14:paraId="2CCABB1C"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7878DED6"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5009A463"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1CF4527E"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r>
      <w:tr w:rsidR="0073418C" w:rsidRPr="00DB056C" w14:paraId="70484D84" w14:textId="77777777">
        <w:trPr>
          <w:trHeight w:val="170"/>
        </w:trPr>
        <w:tc>
          <w:tcPr>
            <w:tcW w:w="1016" w:type="pct"/>
            <w:tcBorders>
              <w:top w:val="nil"/>
              <w:left w:val="nil"/>
              <w:bottom w:val="nil"/>
              <w:right w:val="nil"/>
            </w:tcBorders>
          </w:tcPr>
          <w:p w14:paraId="7247F22F"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w:t>
            </w:r>
            <w:r>
              <w:rPr>
                <w:rFonts w:ascii="Times New Roman" w:hAnsi="Times New Roman" w:hint="eastAsia"/>
                <w:kern w:val="0"/>
                <w:sz w:val="20"/>
                <w:szCs w:val="20"/>
              </w:rPr>
              <w:t>nv</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4D22E65E"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4EEC7033"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5F993C60" w14:textId="319EADE0"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0.007</w:t>
            </w:r>
            <w:r w:rsidR="00EE1C8A">
              <w:rPr>
                <w:rFonts w:ascii="Times New Roman" w:hAnsi="Times New Roman" w:hint="eastAsia"/>
                <w:kern w:val="0"/>
                <w:sz w:val="20"/>
                <w:szCs w:val="20"/>
              </w:rPr>
              <w:t>9</w:t>
            </w:r>
            <w:r w:rsidRPr="007729ED">
              <w:rPr>
                <w:rFonts w:ascii="Times New Roman" w:hAnsi="Times New Roman"/>
                <w:kern w:val="0"/>
                <w:sz w:val="20"/>
                <w:szCs w:val="20"/>
              </w:rPr>
              <w:t>**</w:t>
            </w:r>
          </w:p>
        </w:tc>
        <w:tc>
          <w:tcPr>
            <w:tcW w:w="663" w:type="pct"/>
            <w:tcBorders>
              <w:top w:val="nil"/>
              <w:left w:val="nil"/>
              <w:bottom w:val="nil"/>
              <w:right w:val="nil"/>
            </w:tcBorders>
          </w:tcPr>
          <w:p w14:paraId="14AE25A4" w14:textId="0C04C086"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0.009</w:t>
            </w:r>
            <w:r w:rsidR="00EE1C8A">
              <w:rPr>
                <w:rFonts w:ascii="Times New Roman" w:hAnsi="Times New Roman" w:hint="eastAsia"/>
                <w:kern w:val="0"/>
                <w:sz w:val="20"/>
                <w:szCs w:val="20"/>
              </w:rPr>
              <w:t>9</w:t>
            </w:r>
            <w:r w:rsidRPr="007729ED">
              <w:rPr>
                <w:rFonts w:ascii="Times New Roman" w:hAnsi="Times New Roman"/>
                <w:kern w:val="0"/>
                <w:sz w:val="20"/>
                <w:szCs w:val="20"/>
              </w:rPr>
              <w:t>**</w:t>
            </w:r>
          </w:p>
        </w:tc>
        <w:tc>
          <w:tcPr>
            <w:tcW w:w="663" w:type="pct"/>
          </w:tcPr>
          <w:p w14:paraId="77E6B43B"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89D295A"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r>
      <w:tr w:rsidR="0073418C" w:rsidRPr="00DB056C" w14:paraId="1495D461" w14:textId="77777777">
        <w:trPr>
          <w:trHeight w:val="170"/>
        </w:trPr>
        <w:tc>
          <w:tcPr>
            <w:tcW w:w="1016" w:type="pct"/>
            <w:tcBorders>
              <w:top w:val="nil"/>
              <w:left w:val="nil"/>
              <w:bottom w:val="nil"/>
              <w:right w:val="nil"/>
            </w:tcBorders>
          </w:tcPr>
          <w:p w14:paraId="20D2A968"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4CB9B659"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0B955DAF"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7C37C4E2" w14:textId="7B625E85"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w:t>
            </w:r>
            <w:r w:rsidR="00E65B63">
              <w:rPr>
                <w:rFonts w:ascii="Times New Roman" w:hAnsi="Times New Roman" w:hint="eastAsia"/>
                <w:kern w:val="0"/>
                <w:sz w:val="20"/>
                <w:szCs w:val="20"/>
              </w:rPr>
              <w:t>40</w:t>
            </w:r>
            <w:r w:rsidRPr="007729ED">
              <w:rPr>
                <w:rFonts w:ascii="Times New Roman" w:hAnsi="Times New Roman"/>
                <w:kern w:val="0"/>
                <w:sz w:val="20"/>
                <w:szCs w:val="20"/>
              </w:rPr>
              <w:t>)</w:t>
            </w:r>
          </w:p>
        </w:tc>
        <w:tc>
          <w:tcPr>
            <w:tcW w:w="663" w:type="pct"/>
            <w:tcBorders>
              <w:top w:val="nil"/>
              <w:left w:val="nil"/>
              <w:bottom w:val="nil"/>
              <w:right w:val="nil"/>
            </w:tcBorders>
          </w:tcPr>
          <w:p w14:paraId="028908CB" w14:textId="0E42D70B"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w:t>
            </w:r>
            <w:r w:rsidR="00E65B63">
              <w:rPr>
                <w:rFonts w:ascii="Times New Roman" w:hAnsi="Times New Roman" w:hint="eastAsia"/>
                <w:kern w:val="0"/>
                <w:sz w:val="20"/>
                <w:szCs w:val="20"/>
              </w:rPr>
              <w:t>42</w:t>
            </w:r>
            <w:r w:rsidRPr="007729ED">
              <w:rPr>
                <w:rFonts w:ascii="Times New Roman" w:hAnsi="Times New Roman"/>
                <w:kern w:val="0"/>
                <w:sz w:val="20"/>
                <w:szCs w:val="20"/>
              </w:rPr>
              <w:t>)</w:t>
            </w:r>
          </w:p>
        </w:tc>
        <w:tc>
          <w:tcPr>
            <w:tcW w:w="663" w:type="pct"/>
          </w:tcPr>
          <w:p w14:paraId="5E22FC6E"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7F3AFA00"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r>
      <w:tr w:rsidR="0073418C" w:rsidRPr="00DB056C" w14:paraId="72DAB6C8" w14:textId="77777777">
        <w:trPr>
          <w:trHeight w:val="170"/>
        </w:trPr>
        <w:tc>
          <w:tcPr>
            <w:tcW w:w="1016" w:type="pct"/>
            <w:tcBorders>
              <w:top w:val="nil"/>
              <w:left w:val="nil"/>
              <w:bottom w:val="nil"/>
              <w:right w:val="nil"/>
            </w:tcBorders>
          </w:tcPr>
          <w:p w14:paraId="530142D0"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w:t>
            </w:r>
            <w:r>
              <w:rPr>
                <w:rFonts w:ascii="Times New Roman" w:hAnsi="Times New Roman" w:hint="eastAsia"/>
                <w:kern w:val="0"/>
                <w:sz w:val="20"/>
                <w:szCs w:val="20"/>
              </w:rPr>
              <w:t>nv</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726CFA87"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59D40C7F"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36F03CED"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395E334E" w14:textId="71653EEE"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-0.01</w:t>
            </w:r>
            <w:r w:rsidR="00C50A5B">
              <w:rPr>
                <w:rFonts w:ascii="Times New Roman" w:hAnsi="Times New Roman" w:hint="eastAsia"/>
                <w:kern w:val="0"/>
                <w:sz w:val="20"/>
                <w:szCs w:val="20"/>
              </w:rPr>
              <w:t>17</w:t>
            </w:r>
            <w:r w:rsidRPr="007729ED">
              <w:rPr>
                <w:rFonts w:ascii="Times New Roman" w:hAnsi="Times New Roman"/>
                <w:kern w:val="0"/>
                <w:sz w:val="20"/>
                <w:szCs w:val="20"/>
              </w:rPr>
              <w:t>*</w:t>
            </w:r>
          </w:p>
        </w:tc>
        <w:tc>
          <w:tcPr>
            <w:tcW w:w="663" w:type="pct"/>
          </w:tcPr>
          <w:p w14:paraId="6DE2FDB1"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382B5EA5"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r>
      <w:tr w:rsidR="0073418C" w:rsidRPr="00DB056C" w14:paraId="2FD443CE" w14:textId="77777777">
        <w:trPr>
          <w:trHeight w:val="170"/>
        </w:trPr>
        <w:tc>
          <w:tcPr>
            <w:tcW w:w="1016" w:type="pct"/>
            <w:tcBorders>
              <w:top w:val="nil"/>
              <w:left w:val="nil"/>
              <w:bottom w:val="nil"/>
              <w:right w:val="nil"/>
            </w:tcBorders>
          </w:tcPr>
          <w:p w14:paraId="4BA30480"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47F0876E"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71885422"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1610A001"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16D6FF63" w14:textId="4D3E525E"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w:t>
            </w:r>
            <w:r w:rsidR="00C50A5B">
              <w:rPr>
                <w:rFonts w:ascii="Times New Roman" w:hAnsi="Times New Roman" w:hint="eastAsia"/>
                <w:kern w:val="0"/>
                <w:sz w:val="20"/>
                <w:szCs w:val="20"/>
              </w:rPr>
              <w:t>62</w:t>
            </w:r>
            <w:r w:rsidRPr="007729ED">
              <w:rPr>
                <w:rFonts w:ascii="Times New Roman" w:hAnsi="Times New Roman"/>
                <w:kern w:val="0"/>
                <w:sz w:val="20"/>
                <w:szCs w:val="20"/>
              </w:rPr>
              <w:t>)</w:t>
            </w:r>
          </w:p>
        </w:tc>
        <w:tc>
          <w:tcPr>
            <w:tcW w:w="663" w:type="pct"/>
          </w:tcPr>
          <w:p w14:paraId="51103535"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75D60D97"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r>
      <w:tr w:rsidR="0073418C" w:rsidRPr="00DB056C" w14:paraId="31F055A3" w14:textId="77777777">
        <w:trPr>
          <w:trHeight w:val="170"/>
        </w:trPr>
        <w:tc>
          <w:tcPr>
            <w:tcW w:w="1016" w:type="pct"/>
            <w:tcBorders>
              <w:top w:val="nil"/>
              <w:left w:val="nil"/>
              <w:bottom w:val="nil"/>
              <w:right w:val="nil"/>
            </w:tcBorders>
          </w:tcPr>
          <w:p w14:paraId="7D3A09AD" w14:textId="77777777" w:rsidR="0073418C" w:rsidRPr="004F6387" w:rsidRDefault="0073418C">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Soc</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36923BDE"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230F7D9B"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24526180"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07733C34"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AD93C0E" w14:textId="7AB06FD5"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0.001</w:t>
            </w:r>
            <w:r w:rsidR="00AA6D5D">
              <w:rPr>
                <w:rFonts w:ascii="Times New Roman" w:hAnsi="Times New Roman" w:hint="eastAsia"/>
                <w:kern w:val="0"/>
                <w:sz w:val="20"/>
                <w:szCs w:val="20"/>
              </w:rPr>
              <w:t>0</w:t>
            </w:r>
          </w:p>
        </w:tc>
        <w:tc>
          <w:tcPr>
            <w:tcW w:w="663" w:type="pct"/>
          </w:tcPr>
          <w:p w14:paraId="2AE1C286" w14:textId="5882C2B1"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w:t>
            </w:r>
            <w:r w:rsidR="00AA6D5D">
              <w:rPr>
                <w:rFonts w:ascii="Times New Roman" w:hAnsi="Times New Roman" w:hint="eastAsia"/>
                <w:kern w:val="0"/>
                <w:sz w:val="20"/>
                <w:szCs w:val="20"/>
              </w:rPr>
              <w:t>24</w:t>
            </w:r>
          </w:p>
        </w:tc>
      </w:tr>
      <w:tr w:rsidR="0073418C" w:rsidRPr="00DB056C" w14:paraId="6C9DC5EC" w14:textId="77777777">
        <w:trPr>
          <w:trHeight w:val="170"/>
        </w:trPr>
        <w:tc>
          <w:tcPr>
            <w:tcW w:w="1016" w:type="pct"/>
            <w:tcBorders>
              <w:top w:val="nil"/>
              <w:left w:val="nil"/>
              <w:bottom w:val="nil"/>
              <w:right w:val="nil"/>
            </w:tcBorders>
          </w:tcPr>
          <w:p w14:paraId="6C122893"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0FAB91DB"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44073B2D"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64760529"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1EB0F19A"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5317684" w14:textId="09D6EE3A"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(0.004</w:t>
            </w:r>
            <w:r w:rsidR="00AA6D5D">
              <w:rPr>
                <w:rFonts w:ascii="Times New Roman" w:hAnsi="Times New Roman" w:hint="eastAsia"/>
                <w:kern w:val="0"/>
                <w:sz w:val="20"/>
                <w:szCs w:val="20"/>
              </w:rPr>
              <w:t>9</w:t>
            </w:r>
            <w:r w:rsidRPr="007729ED">
              <w:rPr>
                <w:rFonts w:ascii="Times New Roman" w:hAnsi="Times New Roman"/>
                <w:kern w:val="0"/>
                <w:sz w:val="20"/>
                <w:szCs w:val="20"/>
              </w:rPr>
              <w:t>)</w:t>
            </w:r>
          </w:p>
        </w:tc>
        <w:tc>
          <w:tcPr>
            <w:tcW w:w="663" w:type="pct"/>
          </w:tcPr>
          <w:p w14:paraId="559C6A10" w14:textId="130ABD7B"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w:t>
            </w:r>
            <w:r w:rsidR="00AA6D5D">
              <w:rPr>
                <w:rFonts w:ascii="Times New Roman" w:hAnsi="Times New Roman" w:hint="eastAsia"/>
                <w:kern w:val="0"/>
                <w:sz w:val="20"/>
                <w:szCs w:val="20"/>
              </w:rPr>
              <w:t>51</w:t>
            </w:r>
            <w:r w:rsidRPr="007729ED">
              <w:rPr>
                <w:rFonts w:ascii="Times New Roman" w:hAnsi="Times New Roman"/>
                <w:kern w:val="0"/>
                <w:sz w:val="20"/>
                <w:szCs w:val="20"/>
              </w:rPr>
              <w:t>)</w:t>
            </w:r>
          </w:p>
        </w:tc>
      </w:tr>
      <w:tr w:rsidR="0073418C" w:rsidRPr="00DB056C" w14:paraId="14DFA3FE" w14:textId="77777777">
        <w:trPr>
          <w:trHeight w:val="170"/>
        </w:trPr>
        <w:tc>
          <w:tcPr>
            <w:tcW w:w="1016" w:type="pct"/>
            <w:tcBorders>
              <w:top w:val="nil"/>
              <w:left w:val="nil"/>
              <w:bottom w:val="nil"/>
              <w:right w:val="nil"/>
            </w:tcBorders>
          </w:tcPr>
          <w:p w14:paraId="7BBECDF7"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Soc</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61F077D6"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6132375D"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5E82D6D5"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5C78805F"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15E191EF"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9A83400" w14:textId="7F1454FB"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w:t>
            </w:r>
            <w:r w:rsidR="00AA6D5D">
              <w:rPr>
                <w:rFonts w:ascii="Times New Roman" w:hAnsi="Times New Roman" w:hint="eastAsia"/>
                <w:kern w:val="0"/>
                <w:sz w:val="20"/>
                <w:szCs w:val="20"/>
              </w:rPr>
              <w:t>102</w:t>
            </w:r>
          </w:p>
        </w:tc>
      </w:tr>
      <w:tr w:rsidR="0073418C" w:rsidRPr="00DB056C" w14:paraId="0A7BE064" w14:textId="77777777">
        <w:trPr>
          <w:trHeight w:val="170"/>
        </w:trPr>
        <w:tc>
          <w:tcPr>
            <w:tcW w:w="1016" w:type="pct"/>
            <w:tcBorders>
              <w:top w:val="nil"/>
              <w:left w:val="nil"/>
              <w:bottom w:val="nil"/>
              <w:right w:val="nil"/>
            </w:tcBorders>
          </w:tcPr>
          <w:p w14:paraId="62A2FF65"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222CA168"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2538D2D9"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0FFD8DED"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0D3A6E54"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15A74CF5"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4E400E92" w14:textId="18619349"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(0.008</w:t>
            </w:r>
            <w:r w:rsidR="00AA6D5D">
              <w:rPr>
                <w:rFonts w:ascii="Times New Roman" w:hAnsi="Times New Roman" w:hint="eastAsia"/>
                <w:kern w:val="0"/>
                <w:sz w:val="20"/>
                <w:szCs w:val="20"/>
              </w:rPr>
              <w:t>3</w:t>
            </w:r>
            <w:r w:rsidRPr="007729ED">
              <w:rPr>
                <w:rFonts w:ascii="Times New Roman" w:hAnsi="Times New Roman"/>
                <w:kern w:val="0"/>
                <w:sz w:val="20"/>
                <w:szCs w:val="20"/>
              </w:rPr>
              <w:t>)</w:t>
            </w:r>
          </w:p>
        </w:tc>
      </w:tr>
      <w:tr w:rsidR="0073418C" w:rsidRPr="00DB056C" w14:paraId="1037063B" w14:textId="77777777">
        <w:trPr>
          <w:trHeight w:val="170"/>
        </w:trPr>
        <w:tc>
          <w:tcPr>
            <w:tcW w:w="1016" w:type="pct"/>
            <w:tcBorders>
              <w:top w:val="nil"/>
              <w:left w:val="nil"/>
              <w:bottom w:val="nil"/>
              <w:right w:val="nil"/>
            </w:tcBorders>
          </w:tcPr>
          <w:p w14:paraId="4D5C1EA4"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Constant</w:t>
            </w:r>
          </w:p>
        </w:tc>
        <w:tc>
          <w:tcPr>
            <w:tcW w:w="666" w:type="pct"/>
            <w:tcBorders>
              <w:top w:val="nil"/>
              <w:left w:val="nil"/>
              <w:bottom w:val="nil"/>
              <w:right w:val="nil"/>
            </w:tcBorders>
          </w:tcPr>
          <w:p w14:paraId="621049E6"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-0.0045</w:t>
            </w:r>
          </w:p>
        </w:tc>
        <w:tc>
          <w:tcPr>
            <w:tcW w:w="665" w:type="pct"/>
            <w:tcBorders>
              <w:top w:val="nil"/>
              <w:left w:val="nil"/>
              <w:bottom w:val="nil"/>
              <w:right w:val="nil"/>
            </w:tcBorders>
          </w:tcPr>
          <w:p w14:paraId="25EFF1F8"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-0.0042</w:t>
            </w:r>
          </w:p>
        </w:tc>
        <w:tc>
          <w:tcPr>
            <w:tcW w:w="664" w:type="pct"/>
            <w:tcBorders>
              <w:top w:val="nil"/>
              <w:left w:val="nil"/>
              <w:bottom w:val="nil"/>
              <w:right w:val="nil"/>
            </w:tcBorders>
          </w:tcPr>
          <w:p w14:paraId="012282C7"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-0.0042</w:t>
            </w:r>
          </w:p>
        </w:tc>
        <w:tc>
          <w:tcPr>
            <w:tcW w:w="663" w:type="pct"/>
            <w:tcBorders>
              <w:top w:val="nil"/>
              <w:left w:val="nil"/>
              <w:bottom w:val="nil"/>
              <w:right w:val="nil"/>
            </w:tcBorders>
          </w:tcPr>
          <w:p w14:paraId="23FFAAF1"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-0.0063</w:t>
            </w:r>
          </w:p>
        </w:tc>
        <w:tc>
          <w:tcPr>
            <w:tcW w:w="663" w:type="pct"/>
          </w:tcPr>
          <w:p w14:paraId="224D9E32"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-0.0049</w:t>
            </w:r>
          </w:p>
        </w:tc>
        <w:tc>
          <w:tcPr>
            <w:tcW w:w="663" w:type="pct"/>
          </w:tcPr>
          <w:p w14:paraId="16BA9D73"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-0.0063</w:t>
            </w:r>
          </w:p>
        </w:tc>
      </w:tr>
      <w:tr w:rsidR="0073418C" w:rsidRPr="00DB056C" w14:paraId="794B69A6" w14:textId="77777777">
        <w:trPr>
          <w:trHeight w:val="170"/>
        </w:trPr>
        <w:tc>
          <w:tcPr>
            <w:tcW w:w="1016" w:type="pct"/>
            <w:tcBorders>
              <w:top w:val="nil"/>
              <w:left w:val="nil"/>
              <w:bottom w:val="single" w:sz="4" w:space="0" w:color="auto"/>
              <w:right w:val="nil"/>
            </w:tcBorders>
          </w:tcPr>
          <w:p w14:paraId="29F6BF2B"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single" w:sz="4" w:space="0" w:color="auto"/>
              <w:right w:val="nil"/>
            </w:tcBorders>
          </w:tcPr>
          <w:p w14:paraId="7A109984"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(0.0289)</w:t>
            </w:r>
          </w:p>
        </w:tc>
        <w:tc>
          <w:tcPr>
            <w:tcW w:w="665" w:type="pct"/>
            <w:tcBorders>
              <w:top w:val="nil"/>
              <w:left w:val="nil"/>
              <w:bottom w:val="single" w:sz="4" w:space="0" w:color="auto"/>
              <w:right w:val="nil"/>
            </w:tcBorders>
          </w:tcPr>
          <w:p w14:paraId="69DE4AAF"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(0.0289)</w:t>
            </w:r>
          </w:p>
        </w:tc>
        <w:tc>
          <w:tcPr>
            <w:tcW w:w="664" w:type="pct"/>
            <w:tcBorders>
              <w:top w:val="nil"/>
              <w:left w:val="nil"/>
              <w:bottom w:val="single" w:sz="4" w:space="0" w:color="auto"/>
              <w:right w:val="nil"/>
            </w:tcBorders>
          </w:tcPr>
          <w:p w14:paraId="0FE40933"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(0.0289)</w:t>
            </w:r>
          </w:p>
        </w:tc>
        <w:tc>
          <w:tcPr>
            <w:tcW w:w="663" w:type="pct"/>
            <w:tcBorders>
              <w:top w:val="nil"/>
              <w:left w:val="nil"/>
              <w:bottom w:val="single" w:sz="4" w:space="0" w:color="auto"/>
              <w:right w:val="nil"/>
            </w:tcBorders>
          </w:tcPr>
          <w:p w14:paraId="3A41930A"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(0.0289)</w:t>
            </w:r>
          </w:p>
        </w:tc>
        <w:tc>
          <w:tcPr>
            <w:tcW w:w="663" w:type="pct"/>
            <w:tcBorders>
              <w:bottom w:val="single" w:sz="4" w:space="0" w:color="auto"/>
            </w:tcBorders>
          </w:tcPr>
          <w:p w14:paraId="00B2B23D"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(0.0289)</w:t>
            </w:r>
          </w:p>
        </w:tc>
        <w:tc>
          <w:tcPr>
            <w:tcW w:w="663" w:type="pct"/>
            <w:tcBorders>
              <w:bottom w:val="single" w:sz="4" w:space="0" w:color="auto"/>
            </w:tcBorders>
          </w:tcPr>
          <w:p w14:paraId="626C8C33"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(0.0290)</w:t>
            </w:r>
          </w:p>
        </w:tc>
      </w:tr>
      <w:tr w:rsidR="0073418C" w:rsidRPr="00DB056C" w14:paraId="4A6BBBBA" w14:textId="77777777">
        <w:trPr>
          <w:trHeight w:val="170"/>
        </w:trPr>
        <w:tc>
          <w:tcPr>
            <w:tcW w:w="1016" w:type="pct"/>
            <w:tcBorders>
              <w:top w:val="single" w:sz="4" w:space="0" w:color="auto"/>
              <w:left w:val="nil"/>
              <w:right w:val="nil"/>
            </w:tcBorders>
          </w:tcPr>
          <w:p w14:paraId="5D210AE6"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Adj. R-square</w:t>
            </w:r>
          </w:p>
        </w:tc>
        <w:tc>
          <w:tcPr>
            <w:tcW w:w="666" w:type="pct"/>
            <w:tcBorders>
              <w:top w:val="single" w:sz="4" w:space="0" w:color="auto"/>
              <w:left w:val="nil"/>
              <w:right w:val="nil"/>
            </w:tcBorders>
          </w:tcPr>
          <w:p w14:paraId="57AC14A9"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0.1171</w:t>
            </w:r>
          </w:p>
        </w:tc>
        <w:tc>
          <w:tcPr>
            <w:tcW w:w="665" w:type="pct"/>
            <w:tcBorders>
              <w:top w:val="single" w:sz="4" w:space="0" w:color="auto"/>
              <w:left w:val="nil"/>
              <w:right w:val="nil"/>
            </w:tcBorders>
          </w:tcPr>
          <w:p w14:paraId="7FA181F0"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0.1172</w:t>
            </w:r>
          </w:p>
        </w:tc>
        <w:tc>
          <w:tcPr>
            <w:tcW w:w="664" w:type="pct"/>
            <w:tcBorders>
              <w:top w:val="single" w:sz="4" w:space="0" w:color="auto"/>
              <w:left w:val="nil"/>
              <w:right w:val="nil"/>
            </w:tcBorders>
          </w:tcPr>
          <w:p w14:paraId="7202DFA0"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0.1169</w:t>
            </w:r>
          </w:p>
        </w:tc>
        <w:tc>
          <w:tcPr>
            <w:tcW w:w="663" w:type="pct"/>
            <w:tcBorders>
              <w:top w:val="single" w:sz="4" w:space="0" w:color="auto"/>
              <w:left w:val="nil"/>
              <w:right w:val="nil"/>
            </w:tcBorders>
          </w:tcPr>
          <w:p w14:paraId="7349FEAC"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0.1172</w:t>
            </w:r>
          </w:p>
        </w:tc>
        <w:tc>
          <w:tcPr>
            <w:tcW w:w="663" w:type="pct"/>
            <w:tcBorders>
              <w:top w:val="single" w:sz="4" w:space="0" w:color="auto"/>
            </w:tcBorders>
          </w:tcPr>
          <w:p w14:paraId="78BC0EEE"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0.1174</w:t>
            </w:r>
          </w:p>
        </w:tc>
        <w:tc>
          <w:tcPr>
            <w:tcW w:w="663" w:type="pct"/>
            <w:tcBorders>
              <w:top w:val="single" w:sz="4" w:space="0" w:color="auto"/>
            </w:tcBorders>
          </w:tcPr>
          <w:p w14:paraId="6195C9CE"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0.1169</w:t>
            </w:r>
          </w:p>
        </w:tc>
      </w:tr>
      <w:tr w:rsidR="0073418C" w:rsidRPr="00DB056C" w14:paraId="11AB91AA" w14:textId="77777777">
        <w:trPr>
          <w:trHeight w:val="170"/>
        </w:trPr>
        <w:tc>
          <w:tcPr>
            <w:tcW w:w="1016" w:type="pct"/>
            <w:tcBorders>
              <w:left w:val="nil"/>
              <w:bottom w:val="nil"/>
              <w:right w:val="nil"/>
            </w:tcBorders>
          </w:tcPr>
          <w:p w14:paraId="220DAAE2"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0F428E">
              <w:rPr>
                <w:rFonts w:ascii="Times New Roman" w:hAnsi="Times New Roman"/>
                <w:kern w:val="0"/>
                <w:sz w:val="20"/>
                <w:szCs w:val="20"/>
              </w:rPr>
              <w:t>Year FE</w:t>
            </w:r>
          </w:p>
        </w:tc>
        <w:tc>
          <w:tcPr>
            <w:tcW w:w="666" w:type="pct"/>
            <w:tcBorders>
              <w:left w:val="nil"/>
              <w:bottom w:val="nil"/>
              <w:right w:val="nil"/>
            </w:tcBorders>
          </w:tcPr>
          <w:p w14:paraId="0161718E"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5" w:type="pct"/>
            <w:tcBorders>
              <w:left w:val="nil"/>
              <w:bottom w:val="nil"/>
              <w:right w:val="nil"/>
            </w:tcBorders>
          </w:tcPr>
          <w:p w14:paraId="124DF2B6"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4" w:type="pct"/>
            <w:tcBorders>
              <w:left w:val="nil"/>
              <w:bottom w:val="nil"/>
              <w:right w:val="nil"/>
            </w:tcBorders>
          </w:tcPr>
          <w:p w14:paraId="5364E458"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Borders>
              <w:left w:val="nil"/>
              <w:bottom w:val="nil"/>
              <w:right w:val="nil"/>
            </w:tcBorders>
          </w:tcPr>
          <w:p w14:paraId="6098DA19"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62F3D63C"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3F6E9DE1"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r>
      <w:tr w:rsidR="0073418C" w:rsidRPr="00DB056C" w14:paraId="3E9CBE98" w14:textId="77777777">
        <w:trPr>
          <w:trHeight w:val="170"/>
        </w:trPr>
        <w:tc>
          <w:tcPr>
            <w:tcW w:w="1016" w:type="pct"/>
            <w:tcBorders>
              <w:left w:val="nil"/>
              <w:bottom w:val="nil"/>
              <w:right w:val="nil"/>
            </w:tcBorders>
          </w:tcPr>
          <w:p w14:paraId="7DFFE0D3"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0F428E">
              <w:rPr>
                <w:rFonts w:ascii="Times New Roman" w:hAnsi="Times New Roman"/>
                <w:kern w:val="0"/>
                <w:sz w:val="20"/>
                <w:szCs w:val="20"/>
              </w:rPr>
              <w:t>Firm FE</w:t>
            </w:r>
          </w:p>
        </w:tc>
        <w:tc>
          <w:tcPr>
            <w:tcW w:w="666" w:type="pct"/>
            <w:tcBorders>
              <w:left w:val="nil"/>
              <w:bottom w:val="nil"/>
              <w:right w:val="nil"/>
            </w:tcBorders>
          </w:tcPr>
          <w:p w14:paraId="5C60F616"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5" w:type="pct"/>
            <w:tcBorders>
              <w:left w:val="nil"/>
              <w:bottom w:val="nil"/>
              <w:right w:val="nil"/>
            </w:tcBorders>
          </w:tcPr>
          <w:p w14:paraId="0ECD9884"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4" w:type="pct"/>
            <w:tcBorders>
              <w:left w:val="nil"/>
              <w:bottom w:val="nil"/>
              <w:right w:val="nil"/>
            </w:tcBorders>
          </w:tcPr>
          <w:p w14:paraId="0060B05C"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Borders>
              <w:left w:val="nil"/>
              <w:bottom w:val="nil"/>
              <w:right w:val="nil"/>
            </w:tcBorders>
          </w:tcPr>
          <w:p w14:paraId="185A79F0"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6204AEB9"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68AFE2CD"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r>
      <w:tr w:rsidR="0073418C" w:rsidRPr="00DB056C" w14:paraId="5051A968" w14:textId="77777777">
        <w:trPr>
          <w:trHeight w:val="170"/>
        </w:trPr>
        <w:tc>
          <w:tcPr>
            <w:tcW w:w="1016" w:type="pct"/>
            <w:tcBorders>
              <w:top w:val="nil"/>
              <w:left w:val="nil"/>
              <w:bottom w:val="single" w:sz="4" w:space="0" w:color="auto"/>
              <w:right w:val="nil"/>
            </w:tcBorders>
          </w:tcPr>
          <w:p w14:paraId="1E48AB2E"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Observations</w:t>
            </w:r>
          </w:p>
        </w:tc>
        <w:tc>
          <w:tcPr>
            <w:tcW w:w="666" w:type="pct"/>
            <w:tcBorders>
              <w:top w:val="nil"/>
              <w:left w:val="nil"/>
              <w:bottom w:val="single" w:sz="4" w:space="0" w:color="auto"/>
              <w:right w:val="nil"/>
            </w:tcBorders>
          </w:tcPr>
          <w:p w14:paraId="64DBD502"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5" w:type="pct"/>
            <w:tcBorders>
              <w:top w:val="nil"/>
              <w:left w:val="nil"/>
              <w:bottom w:val="single" w:sz="4" w:space="0" w:color="auto"/>
              <w:right w:val="nil"/>
            </w:tcBorders>
          </w:tcPr>
          <w:p w14:paraId="60878AA3"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4" w:type="pct"/>
            <w:tcBorders>
              <w:top w:val="nil"/>
              <w:left w:val="nil"/>
              <w:bottom w:val="single" w:sz="4" w:space="0" w:color="auto"/>
              <w:right w:val="nil"/>
            </w:tcBorders>
          </w:tcPr>
          <w:p w14:paraId="4ADE720C"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3" w:type="pct"/>
            <w:tcBorders>
              <w:top w:val="nil"/>
              <w:left w:val="nil"/>
              <w:bottom w:val="single" w:sz="4" w:space="0" w:color="auto"/>
              <w:right w:val="nil"/>
            </w:tcBorders>
          </w:tcPr>
          <w:p w14:paraId="52CA003D"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3" w:type="pct"/>
            <w:tcBorders>
              <w:bottom w:val="single" w:sz="4" w:space="0" w:color="auto"/>
            </w:tcBorders>
          </w:tcPr>
          <w:p w14:paraId="2A7801BF"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3" w:type="pct"/>
            <w:tcBorders>
              <w:bottom w:val="single" w:sz="4" w:space="0" w:color="auto"/>
            </w:tcBorders>
          </w:tcPr>
          <w:p w14:paraId="58E7D134"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r>
    </w:tbl>
    <w:p w14:paraId="67DCDBBD" w14:textId="77777777" w:rsidR="0073418C" w:rsidRDefault="0073418C" w:rsidP="0073418C">
      <w:pPr>
        <w:autoSpaceDE w:val="0"/>
        <w:autoSpaceDN w:val="0"/>
        <w:adjustRightInd w:val="0"/>
        <w:spacing w:after="0" w:line="240" w:lineRule="auto"/>
        <w:rPr>
          <w:rFonts w:ascii="Times New Roman" w:hAnsi="Times New Roman"/>
          <w:kern w:val="0"/>
          <w:sz w:val="20"/>
          <w:szCs w:val="20"/>
        </w:rPr>
      </w:pPr>
      <w:r>
        <w:rPr>
          <w:rFonts w:ascii="Times New Roman" w:hAnsi="Times New Roman"/>
          <w:kern w:val="0"/>
          <w:sz w:val="20"/>
          <w:szCs w:val="20"/>
        </w:rPr>
        <w:t>Note: p-values in parentheses (* 0.10 ** 0.05 *** 0.01)</w:t>
      </w:r>
    </w:p>
    <w:p w14:paraId="6672C988" w14:textId="77777777" w:rsidR="00233108" w:rsidRDefault="00233108" w:rsidP="00233108">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Standard errors in parentheses</w:t>
      </w:r>
    </w:p>
    <w:p w14:paraId="5CAA5CCB" w14:textId="77777777" w:rsidR="00233108" w:rsidRDefault="00233108" w:rsidP="00233108">
      <w:pPr>
        <w:autoSpaceDE w:val="0"/>
        <w:autoSpaceDN w:val="0"/>
        <w:adjustRightInd w:val="0"/>
        <w:spacing w:after="0" w:line="240" w:lineRule="auto"/>
        <w:rPr>
          <w:rFonts w:ascii="Times New Roman" w:hAnsi="Times New Roman"/>
          <w:kern w:val="0"/>
          <w:sz w:val="20"/>
          <w:szCs w:val="20"/>
        </w:rPr>
      </w:pPr>
      <w:r>
        <w:rPr>
          <w:rFonts w:ascii="Times New Roman" w:hAnsi="Times New Roman" w:cs="Times New Roman"/>
          <w:kern w:val="0"/>
          <w:sz w:val="20"/>
          <w:szCs w:val="20"/>
        </w:rPr>
        <w:t>Robust standard errors clustered at firm level.</w:t>
      </w:r>
    </w:p>
    <w:p w14:paraId="746C4170" w14:textId="77777777" w:rsidR="0031149C" w:rsidRPr="00233108" w:rsidRDefault="0031149C">
      <w:pPr>
        <w:spacing w:line="278" w:lineRule="auto"/>
        <w:contextualSpacing w:val="0"/>
        <w:rPr>
          <w:rFonts w:ascii="Times New Roman" w:hAnsi="Times New Roman" w:cs="Times New Roman"/>
          <w:b/>
          <w:kern w:val="0"/>
          <w:sz w:val="22"/>
          <w:szCs w:val="22"/>
          <w14:ligatures w14:val="none"/>
        </w:rPr>
      </w:pPr>
    </w:p>
    <w:p w14:paraId="4FF85DF8" w14:textId="4C1ADDC4" w:rsidR="0073418C" w:rsidRPr="00981DF0" w:rsidRDefault="0073418C" w:rsidP="002D5B85">
      <w:pPr>
        <w:spacing w:line="278" w:lineRule="auto"/>
        <w:contextualSpacing w:val="0"/>
        <w:jc w:val="center"/>
        <w:rPr>
          <w:rFonts w:ascii="Times New Roman" w:hAnsi="Times New Roman"/>
          <w:b/>
          <w:bCs/>
          <w:kern w:val="0"/>
        </w:rPr>
      </w:pPr>
      <w:r>
        <w:rPr>
          <w:rFonts w:ascii="Times New Roman" w:hAnsi="Times New Roman" w:hint="eastAsia"/>
          <w:b/>
          <w:bCs/>
          <w:kern w:val="0"/>
        </w:rPr>
        <w:t xml:space="preserve">Table 4 </w:t>
      </w:r>
      <w:r w:rsidR="00385FC7">
        <w:rPr>
          <w:rFonts w:ascii="Times New Roman" w:hAnsi="Times New Roman" w:hint="eastAsia"/>
          <w:b/>
          <w:bCs/>
          <w:kern w:val="0"/>
        </w:rPr>
        <w:t>Testing Reverse Causality</w:t>
      </w:r>
    </w:p>
    <w:tbl>
      <w:tblPr>
        <w:tblW w:w="5000" w:type="pct"/>
        <w:tblLook w:val="0000" w:firstRow="0" w:lastRow="0" w:firstColumn="0" w:lastColumn="0" w:noHBand="0" w:noVBand="0"/>
      </w:tblPr>
      <w:tblGrid>
        <w:gridCol w:w="4076"/>
        <w:gridCol w:w="2665"/>
        <w:gridCol w:w="2663"/>
      </w:tblGrid>
      <w:tr w:rsidR="009714C5" w:rsidRPr="00DB056C" w14:paraId="4A12EB37" w14:textId="77777777" w:rsidTr="009714C5">
        <w:trPr>
          <w:trHeight w:val="170"/>
        </w:trPr>
        <w:tc>
          <w:tcPr>
            <w:tcW w:w="2167" w:type="pct"/>
            <w:tcBorders>
              <w:top w:val="single" w:sz="4" w:space="0" w:color="auto"/>
              <w:left w:val="nil"/>
              <w:bottom w:val="nil"/>
              <w:right w:val="nil"/>
            </w:tcBorders>
          </w:tcPr>
          <w:p w14:paraId="0639C991" w14:textId="79E1415D" w:rsidR="009714C5" w:rsidRPr="00DB056C" w:rsidRDefault="009714C5" w:rsidP="00495DBB">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DV: Env Score (t+1)</w:t>
            </w:r>
          </w:p>
        </w:tc>
        <w:tc>
          <w:tcPr>
            <w:tcW w:w="2833" w:type="pct"/>
            <w:gridSpan w:val="2"/>
            <w:tcBorders>
              <w:top w:val="single" w:sz="4" w:space="0" w:color="auto"/>
              <w:left w:val="nil"/>
              <w:bottom w:val="nil"/>
              <w:right w:val="nil"/>
            </w:tcBorders>
          </w:tcPr>
          <w:p w14:paraId="14734A73" w14:textId="5905AB4B" w:rsidR="009714C5" w:rsidRPr="00DB056C" w:rsidRDefault="009714C5" w:rsidP="00495DBB">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IV: DA</w:t>
            </w:r>
          </w:p>
        </w:tc>
      </w:tr>
      <w:tr w:rsidR="009714C5" w:rsidRPr="00DB056C" w14:paraId="2332882C" w14:textId="77777777" w:rsidTr="00E31739">
        <w:trPr>
          <w:trHeight w:val="170"/>
        </w:trPr>
        <w:tc>
          <w:tcPr>
            <w:tcW w:w="2167" w:type="pct"/>
            <w:tcBorders>
              <w:top w:val="nil"/>
              <w:left w:val="nil"/>
              <w:bottom w:val="single" w:sz="4" w:space="0" w:color="auto"/>
              <w:right w:val="nil"/>
            </w:tcBorders>
          </w:tcPr>
          <w:p w14:paraId="52D66F7A" w14:textId="01DDC027" w:rsidR="009714C5" w:rsidRPr="00DB056C" w:rsidRDefault="009714C5" w:rsidP="00495DBB">
            <w:pPr>
              <w:autoSpaceDE w:val="0"/>
              <w:autoSpaceDN w:val="0"/>
              <w:adjustRightInd w:val="0"/>
              <w:spacing w:after="0" w:line="240" w:lineRule="auto"/>
              <w:rPr>
                <w:rFonts w:ascii="Times New Roman" w:hAnsi="Times New Roman"/>
                <w:kern w:val="0"/>
                <w:sz w:val="20"/>
                <w:szCs w:val="20"/>
              </w:rPr>
            </w:pPr>
          </w:p>
        </w:tc>
        <w:tc>
          <w:tcPr>
            <w:tcW w:w="1417" w:type="pct"/>
            <w:tcBorders>
              <w:top w:val="nil"/>
              <w:left w:val="nil"/>
              <w:bottom w:val="single" w:sz="4" w:space="0" w:color="auto"/>
              <w:right w:val="nil"/>
            </w:tcBorders>
          </w:tcPr>
          <w:p w14:paraId="0510E9D6" w14:textId="43F10249" w:rsidR="009714C5" w:rsidRPr="00DB056C" w:rsidRDefault="009714C5"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3</w:t>
            </w:r>
          </w:p>
        </w:tc>
        <w:tc>
          <w:tcPr>
            <w:tcW w:w="1416" w:type="pct"/>
            <w:tcBorders>
              <w:top w:val="nil"/>
              <w:left w:val="nil"/>
              <w:bottom w:val="single" w:sz="4" w:space="0" w:color="auto"/>
              <w:right w:val="nil"/>
            </w:tcBorders>
          </w:tcPr>
          <w:p w14:paraId="74E75BFB" w14:textId="3DBAA2C0" w:rsidR="009714C5" w:rsidRPr="00DB056C" w:rsidRDefault="009714C5"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4</w:t>
            </w:r>
          </w:p>
        </w:tc>
      </w:tr>
      <w:tr w:rsidR="00924A36" w:rsidRPr="00DB056C" w14:paraId="22CE4003" w14:textId="77777777" w:rsidTr="00E31739">
        <w:trPr>
          <w:trHeight w:val="170"/>
        </w:trPr>
        <w:tc>
          <w:tcPr>
            <w:tcW w:w="2167" w:type="pct"/>
            <w:tcBorders>
              <w:top w:val="single" w:sz="4" w:space="0" w:color="auto"/>
              <w:left w:val="nil"/>
              <w:bottom w:val="nil"/>
              <w:right w:val="nil"/>
            </w:tcBorders>
          </w:tcPr>
          <w:p w14:paraId="0F6AE8E6" w14:textId="47FC7409" w:rsidR="00924A36" w:rsidRPr="00DB056C" w:rsidRDefault="00D83814" w:rsidP="00924A36">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DA</w:t>
            </w:r>
            <w:r w:rsidR="00924A36" w:rsidRPr="00DB056C">
              <w:rPr>
                <w:rFonts w:ascii="Times New Roman" w:hAnsi="Times New Roman"/>
                <w:kern w:val="0"/>
                <w:sz w:val="20"/>
                <w:szCs w:val="20"/>
              </w:rPr>
              <w:t xml:space="preserve"> </w:t>
            </w:r>
          </w:p>
        </w:tc>
        <w:tc>
          <w:tcPr>
            <w:tcW w:w="1417" w:type="pct"/>
            <w:tcBorders>
              <w:top w:val="single" w:sz="4" w:space="0" w:color="auto"/>
              <w:left w:val="nil"/>
              <w:bottom w:val="nil"/>
              <w:right w:val="nil"/>
            </w:tcBorders>
          </w:tcPr>
          <w:p w14:paraId="1ACA0500" w14:textId="207D1F2E" w:rsidR="00924A36" w:rsidRPr="00DB056C" w:rsidRDefault="00924A36" w:rsidP="00D83814">
            <w:pPr>
              <w:autoSpaceDE w:val="0"/>
              <w:autoSpaceDN w:val="0"/>
              <w:adjustRightInd w:val="0"/>
              <w:spacing w:after="0" w:line="240" w:lineRule="auto"/>
              <w:jc w:val="center"/>
              <w:rPr>
                <w:rFonts w:ascii="Times New Roman" w:hAnsi="Times New Roman"/>
                <w:kern w:val="0"/>
                <w:sz w:val="20"/>
                <w:szCs w:val="20"/>
              </w:rPr>
            </w:pPr>
            <w:r w:rsidRPr="00D83814">
              <w:rPr>
                <w:rFonts w:ascii="Times New Roman" w:hAnsi="Times New Roman"/>
                <w:kern w:val="0"/>
                <w:sz w:val="20"/>
                <w:szCs w:val="20"/>
              </w:rPr>
              <w:t>-0.0161</w:t>
            </w:r>
          </w:p>
        </w:tc>
        <w:tc>
          <w:tcPr>
            <w:tcW w:w="1416" w:type="pct"/>
            <w:tcBorders>
              <w:top w:val="single" w:sz="4" w:space="0" w:color="auto"/>
              <w:left w:val="nil"/>
              <w:bottom w:val="nil"/>
              <w:right w:val="nil"/>
            </w:tcBorders>
          </w:tcPr>
          <w:p w14:paraId="532E957C" w14:textId="5FD96FF7" w:rsidR="00924A36" w:rsidRPr="00DB056C" w:rsidRDefault="00924A36" w:rsidP="00D83814">
            <w:pPr>
              <w:autoSpaceDE w:val="0"/>
              <w:autoSpaceDN w:val="0"/>
              <w:adjustRightInd w:val="0"/>
              <w:spacing w:after="0" w:line="240" w:lineRule="auto"/>
              <w:jc w:val="center"/>
              <w:rPr>
                <w:rFonts w:ascii="Times New Roman" w:hAnsi="Times New Roman"/>
                <w:kern w:val="0"/>
                <w:sz w:val="20"/>
                <w:szCs w:val="20"/>
              </w:rPr>
            </w:pPr>
            <w:r w:rsidRPr="00D83814">
              <w:rPr>
                <w:rFonts w:ascii="Times New Roman" w:hAnsi="Times New Roman"/>
                <w:kern w:val="0"/>
                <w:sz w:val="20"/>
                <w:szCs w:val="20"/>
              </w:rPr>
              <w:t>-0.0128</w:t>
            </w:r>
          </w:p>
        </w:tc>
      </w:tr>
      <w:tr w:rsidR="00924A36" w:rsidRPr="00DB056C" w14:paraId="6D22AEAA" w14:textId="77777777" w:rsidTr="009714C5">
        <w:trPr>
          <w:trHeight w:val="170"/>
        </w:trPr>
        <w:tc>
          <w:tcPr>
            <w:tcW w:w="2167" w:type="pct"/>
            <w:tcBorders>
              <w:top w:val="nil"/>
              <w:left w:val="nil"/>
              <w:bottom w:val="nil"/>
              <w:right w:val="nil"/>
            </w:tcBorders>
          </w:tcPr>
          <w:p w14:paraId="5D7A8523" w14:textId="77777777" w:rsidR="00924A36" w:rsidRPr="00DB056C" w:rsidRDefault="00924A36" w:rsidP="00924A36">
            <w:pPr>
              <w:autoSpaceDE w:val="0"/>
              <w:autoSpaceDN w:val="0"/>
              <w:adjustRightInd w:val="0"/>
              <w:spacing w:after="0" w:line="240" w:lineRule="auto"/>
              <w:rPr>
                <w:rFonts w:ascii="Times New Roman" w:hAnsi="Times New Roman"/>
                <w:kern w:val="0"/>
                <w:sz w:val="20"/>
                <w:szCs w:val="20"/>
              </w:rPr>
            </w:pPr>
          </w:p>
        </w:tc>
        <w:tc>
          <w:tcPr>
            <w:tcW w:w="1417" w:type="pct"/>
            <w:tcBorders>
              <w:top w:val="nil"/>
              <w:left w:val="nil"/>
              <w:bottom w:val="nil"/>
              <w:right w:val="nil"/>
            </w:tcBorders>
          </w:tcPr>
          <w:p w14:paraId="60D55729" w14:textId="005C78D0" w:rsidR="00924A36" w:rsidRPr="00DB056C" w:rsidRDefault="00924A36" w:rsidP="00D83814">
            <w:pPr>
              <w:autoSpaceDE w:val="0"/>
              <w:autoSpaceDN w:val="0"/>
              <w:adjustRightInd w:val="0"/>
              <w:spacing w:after="0" w:line="240" w:lineRule="auto"/>
              <w:jc w:val="center"/>
              <w:rPr>
                <w:rFonts w:ascii="Times New Roman" w:hAnsi="Times New Roman"/>
                <w:kern w:val="0"/>
                <w:sz w:val="20"/>
                <w:szCs w:val="20"/>
              </w:rPr>
            </w:pPr>
            <w:r w:rsidRPr="00D83814">
              <w:rPr>
                <w:rFonts w:ascii="Times New Roman" w:hAnsi="Times New Roman"/>
                <w:kern w:val="0"/>
                <w:sz w:val="20"/>
                <w:szCs w:val="20"/>
              </w:rPr>
              <w:t>(0.0199)</w:t>
            </w:r>
          </w:p>
        </w:tc>
        <w:tc>
          <w:tcPr>
            <w:tcW w:w="1416" w:type="pct"/>
            <w:tcBorders>
              <w:top w:val="nil"/>
              <w:left w:val="nil"/>
              <w:bottom w:val="nil"/>
              <w:right w:val="nil"/>
            </w:tcBorders>
          </w:tcPr>
          <w:p w14:paraId="737DA0A0" w14:textId="1358C027" w:rsidR="00924A36" w:rsidRPr="00DB056C" w:rsidRDefault="00924A36" w:rsidP="00D83814">
            <w:pPr>
              <w:autoSpaceDE w:val="0"/>
              <w:autoSpaceDN w:val="0"/>
              <w:adjustRightInd w:val="0"/>
              <w:spacing w:after="0" w:line="240" w:lineRule="auto"/>
              <w:jc w:val="center"/>
              <w:rPr>
                <w:rFonts w:ascii="Times New Roman" w:hAnsi="Times New Roman"/>
                <w:kern w:val="0"/>
                <w:sz w:val="20"/>
                <w:szCs w:val="20"/>
              </w:rPr>
            </w:pPr>
            <w:r w:rsidRPr="00D83814">
              <w:rPr>
                <w:rFonts w:ascii="Times New Roman" w:hAnsi="Times New Roman"/>
                <w:kern w:val="0"/>
                <w:sz w:val="20"/>
                <w:szCs w:val="20"/>
              </w:rPr>
              <w:t>(0.0209)</w:t>
            </w:r>
          </w:p>
        </w:tc>
      </w:tr>
      <w:tr w:rsidR="007A19C5" w:rsidRPr="00DB056C" w14:paraId="1BE5E1C3" w14:textId="77777777" w:rsidTr="009714C5">
        <w:trPr>
          <w:trHeight w:val="170"/>
        </w:trPr>
        <w:tc>
          <w:tcPr>
            <w:tcW w:w="2167" w:type="pct"/>
            <w:tcBorders>
              <w:top w:val="nil"/>
              <w:left w:val="nil"/>
              <w:bottom w:val="nil"/>
              <w:right w:val="nil"/>
            </w:tcBorders>
          </w:tcPr>
          <w:p w14:paraId="6693AEE9" w14:textId="7BEA63A4" w:rsidR="007A19C5" w:rsidRPr="00DB056C" w:rsidRDefault="00D83814" w:rsidP="007A19C5">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DA</w:t>
            </w:r>
            <w:r w:rsidR="007A19C5" w:rsidRPr="00DB056C">
              <w:rPr>
                <w:rFonts w:ascii="Times New Roman" w:hAnsi="Times New Roman"/>
                <w:kern w:val="0"/>
                <w:sz w:val="20"/>
                <w:szCs w:val="20"/>
              </w:rPr>
              <w:t xml:space="preserve"> #</w:t>
            </w:r>
          </w:p>
        </w:tc>
        <w:tc>
          <w:tcPr>
            <w:tcW w:w="1417" w:type="pct"/>
            <w:tcBorders>
              <w:top w:val="nil"/>
              <w:left w:val="nil"/>
              <w:bottom w:val="nil"/>
              <w:right w:val="nil"/>
            </w:tcBorders>
          </w:tcPr>
          <w:p w14:paraId="0863E276" w14:textId="77777777" w:rsidR="007A19C5" w:rsidRPr="00DB056C" w:rsidRDefault="007A19C5" w:rsidP="00D83814">
            <w:pPr>
              <w:autoSpaceDE w:val="0"/>
              <w:autoSpaceDN w:val="0"/>
              <w:adjustRightInd w:val="0"/>
              <w:spacing w:after="0" w:line="240" w:lineRule="auto"/>
              <w:jc w:val="center"/>
              <w:rPr>
                <w:rFonts w:ascii="Times New Roman" w:hAnsi="Times New Roman"/>
                <w:kern w:val="0"/>
                <w:sz w:val="20"/>
                <w:szCs w:val="20"/>
              </w:rPr>
            </w:pPr>
          </w:p>
        </w:tc>
        <w:tc>
          <w:tcPr>
            <w:tcW w:w="1416" w:type="pct"/>
            <w:tcBorders>
              <w:top w:val="nil"/>
              <w:left w:val="nil"/>
              <w:bottom w:val="nil"/>
              <w:right w:val="nil"/>
            </w:tcBorders>
          </w:tcPr>
          <w:p w14:paraId="7AF379A4" w14:textId="6D489C9E" w:rsidR="007A19C5" w:rsidRPr="00DB056C" w:rsidRDefault="007A19C5" w:rsidP="00D83814">
            <w:pPr>
              <w:autoSpaceDE w:val="0"/>
              <w:autoSpaceDN w:val="0"/>
              <w:adjustRightInd w:val="0"/>
              <w:spacing w:after="0" w:line="240" w:lineRule="auto"/>
              <w:jc w:val="center"/>
              <w:rPr>
                <w:rFonts w:ascii="Times New Roman" w:hAnsi="Times New Roman"/>
                <w:kern w:val="0"/>
                <w:sz w:val="20"/>
                <w:szCs w:val="20"/>
              </w:rPr>
            </w:pPr>
            <w:r w:rsidRPr="00D83814">
              <w:rPr>
                <w:rFonts w:ascii="Times New Roman" w:hAnsi="Times New Roman"/>
                <w:kern w:val="0"/>
                <w:sz w:val="20"/>
                <w:szCs w:val="20"/>
              </w:rPr>
              <w:t>-0.0309</w:t>
            </w:r>
          </w:p>
        </w:tc>
      </w:tr>
      <w:tr w:rsidR="007A19C5" w:rsidRPr="00DB056C" w14:paraId="63789E01" w14:textId="77777777" w:rsidTr="009714C5">
        <w:trPr>
          <w:trHeight w:val="170"/>
        </w:trPr>
        <w:tc>
          <w:tcPr>
            <w:tcW w:w="2167" w:type="pct"/>
            <w:tcBorders>
              <w:top w:val="nil"/>
              <w:left w:val="nil"/>
              <w:bottom w:val="nil"/>
              <w:right w:val="nil"/>
            </w:tcBorders>
          </w:tcPr>
          <w:p w14:paraId="5D12C50A" w14:textId="77777777" w:rsidR="007A19C5" w:rsidRPr="00DB056C" w:rsidRDefault="007A19C5" w:rsidP="007A19C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1417" w:type="pct"/>
            <w:tcBorders>
              <w:top w:val="nil"/>
              <w:left w:val="nil"/>
              <w:bottom w:val="nil"/>
              <w:right w:val="nil"/>
            </w:tcBorders>
          </w:tcPr>
          <w:p w14:paraId="59E0BD34" w14:textId="77777777" w:rsidR="007A19C5" w:rsidRPr="00DB056C" w:rsidRDefault="007A19C5" w:rsidP="00D83814">
            <w:pPr>
              <w:autoSpaceDE w:val="0"/>
              <w:autoSpaceDN w:val="0"/>
              <w:adjustRightInd w:val="0"/>
              <w:spacing w:after="0" w:line="240" w:lineRule="auto"/>
              <w:jc w:val="center"/>
              <w:rPr>
                <w:rFonts w:ascii="Times New Roman" w:hAnsi="Times New Roman"/>
                <w:kern w:val="0"/>
                <w:sz w:val="20"/>
                <w:szCs w:val="20"/>
              </w:rPr>
            </w:pPr>
          </w:p>
        </w:tc>
        <w:tc>
          <w:tcPr>
            <w:tcW w:w="1416" w:type="pct"/>
            <w:tcBorders>
              <w:top w:val="nil"/>
              <w:left w:val="nil"/>
              <w:bottom w:val="nil"/>
              <w:right w:val="nil"/>
            </w:tcBorders>
          </w:tcPr>
          <w:p w14:paraId="1DC76782" w14:textId="1C9511FE" w:rsidR="007A19C5" w:rsidRPr="00DB056C" w:rsidRDefault="00506670" w:rsidP="00D83814">
            <w:pPr>
              <w:autoSpaceDE w:val="0"/>
              <w:autoSpaceDN w:val="0"/>
              <w:adjustRightInd w:val="0"/>
              <w:spacing w:after="0" w:line="240" w:lineRule="auto"/>
              <w:jc w:val="center"/>
              <w:rPr>
                <w:rFonts w:ascii="Times New Roman" w:hAnsi="Times New Roman"/>
                <w:kern w:val="0"/>
                <w:sz w:val="20"/>
                <w:szCs w:val="20"/>
              </w:rPr>
            </w:pPr>
            <w:r w:rsidRPr="00D83814">
              <w:rPr>
                <w:rFonts w:ascii="Times New Roman" w:hAnsi="Times New Roman"/>
                <w:kern w:val="0"/>
                <w:sz w:val="20"/>
                <w:szCs w:val="20"/>
              </w:rPr>
              <w:t>(0.0854)</w:t>
            </w:r>
          </w:p>
        </w:tc>
      </w:tr>
      <w:tr w:rsidR="00D83814" w:rsidRPr="00DB056C" w14:paraId="41202444" w14:textId="77777777" w:rsidTr="009714C5">
        <w:trPr>
          <w:trHeight w:val="170"/>
        </w:trPr>
        <w:tc>
          <w:tcPr>
            <w:tcW w:w="2167" w:type="pct"/>
            <w:tcBorders>
              <w:top w:val="single" w:sz="4" w:space="0" w:color="auto"/>
              <w:left w:val="nil"/>
              <w:right w:val="nil"/>
            </w:tcBorders>
          </w:tcPr>
          <w:p w14:paraId="3E8E8EE0" w14:textId="77777777" w:rsidR="00D83814" w:rsidRPr="00DB056C" w:rsidRDefault="00D83814" w:rsidP="00D83814">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Adj. R-square</w:t>
            </w:r>
          </w:p>
        </w:tc>
        <w:tc>
          <w:tcPr>
            <w:tcW w:w="1417" w:type="pct"/>
            <w:tcBorders>
              <w:top w:val="single" w:sz="4" w:space="0" w:color="auto"/>
              <w:left w:val="nil"/>
              <w:right w:val="nil"/>
            </w:tcBorders>
          </w:tcPr>
          <w:p w14:paraId="77DD2445" w14:textId="6846EB37" w:rsidR="00D83814" w:rsidRPr="00DB056C" w:rsidRDefault="00D83814" w:rsidP="00D83814">
            <w:pPr>
              <w:autoSpaceDE w:val="0"/>
              <w:autoSpaceDN w:val="0"/>
              <w:adjustRightInd w:val="0"/>
              <w:spacing w:after="0" w:line="240" w:lineRule="auto"/>
              <w:jc w:val="center"/>
              <w:rPr>
                <w:rFonts w:ascii="Times New Roman" w:hAnsi="Times New Roman"/>
                <w:kern w:val="0"/>
                <w:sz w:val="20"/>
                <w:szCs w:val="20"/>
              </w:rPr>
            </w:pPr>
            <w:r w:rsidRPr="00D83814">
              <w:rPr>
                <w:rFonts w:ascii="Times New Roman" w:hAnsi="Times New Roman"/>
                <w:kern w:val="0"/>
                <w:sz w:val="20"/>
                <w:szCs w:val="20"/>
              </w:rPr>
              <w:t>0.8087</w:t>
            </w:r>
          </w:p>
        </w:tc>
        <w:tc>
          <w:tcPr>
            <w:tcW w:w="1416" w:type="pct"/>
            <w:tcBorders>
              <w:top w:val="single" w:sz="4" w:space="0" w:color="auto"/>
              <w:left w:val="nil"/>
              <w:right w:val="nil"/>
            </w:tcBorders>
          </w:tcPr>
          <w:p w14:paraId="79C56CFD" w14:textId="259ACEE0" w:rsidR="00D83814" w:rsidRPr="00DB056C" w:rsidRDefault="00D83814" w:rsidP="00D83814">
            <w:pPr>
              <w:autoSpaceDE w:val="0"/>
              <w:autoSpaceDN w:val="0"/>
              <w:adjustRightInd w:val="0"/>
              <w:spacing w:after="0" w:line="240" w:lineRule="auto"/>
              <w:jc w:val="center"/>
              <w:rPr>
                <w:rFonts w:ascii="Times New Roman" w:hAnsi="Times New Roman"/>
                <w:kern w:val="0"/>
                <w:sz w:val="20"/>
                <w:szCs w:val="20"/>
              </w:rPr>
            </w:pPr>
            <w:r w:rsidRPr="00D83814">
              <w:rPr>
                <w:rFonts w:ascii="Times New Roman" w:hAnsi="Times New Roman"/>
                <w:kern w:val="0"/>
                <w:sz w:val="20"/>
                <w:szCs w:val="20"/>
              </w:rPr>
              <w:t>0.8089</w:t>
            </w:r>
          </w:p>
        </w:tc>
      </w:tr>
      <w:tr w:rsidR="009714C5" w:rsidRPr="00DB056C" w14:paraId="4BCF73D8" w14:textId="77777777" w:rsidTr="009714C5">
        <w:trPr>
          <w:trHeight w:val="170"/>
        </w:trPr>
        <w:tc>
          <w:tcPr>
            <w:tcW w:w="2167" w:type="pct"/>
            <w:tcBorders>
              <w:left w:val="nil"/>
              <w:bottom w:val="nil"/>
              <w:right w:val="nil"/>
            </w:tcBorders>
          </w:tcPr>
          <w:p w14:paraId="091C08F7" w14:textId="77777777" w:rsidR="009714C5" w:rsidRPr="00DB056C" w:rsidRDefault="009714C5" w:rsidP="00495DBB">
            <w:pPr>
              <w:autoSpaceDE w:val="0"/>
              <w:autoSpaceDN w:val="0"/>
              <w:adjustRightInd w:val="0"/>
              <w:spacing w:after="0" w:line="240" w:lineRule="auto"/>
              <w:rPr>
                <w:rFonts w:ascii="Times New Roman" w:hAnsi="Times New Roman"/>
                <w:kern w:val="0"/>
                <w:sz w:val="20"/>
                <w:szCs w:val="20"/>
              </w:rPr>
            </w:pPr>
            <w:r w:rsidRPr="000F428E">
              <w:rPr>
                <w:rFonts w:ascii="Times New Roman" w:hAnsi="Times New Roman"/>
                <w:kern w:val="0"/>
                <w:sz w:val="20"/>
                <w:szCs w:val="20"/>
              </w:rPr>
              <w:t>Year FE</w:t>
            </w:r>
          </w:p>
        </w:tc>
        <w:tc>
          <w:tcPr>
            <w:tcW w:w="1417" w:type="pct"/>
            <w:tcBorders>
              <w:left w:val="nil"/>
              <w:bottom w:val="nil"/>
              <w:right w:val="nil"/>
            </w:tcBorders>
          </w:tcPr>
          <w:p w14:paraId="764D31EA" w14:textId="77777777" w:rsidR="009714C5" w:rsidRPr="00DB056C" w:rsidRDefault="009714C5" w:rsidP="00D83814">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1416" w:type="pct"/>
            <w:tcBorders>
              <w:left w:val="nil"/>
              <w:bottom w:val="nil"/>
              <w:right w:val="nil"/>
            </w:tcBorders>
          </w:tcPr>
          <w:p w14:paraId="0A80E0E9" w14:textId="77777777" w:rsidR="009714C5" w:rsidRPr="00DB056C" w:rsidRDefault="009714C5" w:rsidP="00D83814">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r>
      <w:tr w:rsidR="009714C5" w:rsidRPr="00DB056C" w14:paraId="119C3EE6" w14:textId="77777777" w:rsidTr="009714C5">
        <w:trPr>
          <w:trHeight w:val="170"/>
        </w:trPr>
        <w:tc>
          <w:tcPr>
            <w:tcW w:w="2167" w:type="pct"/>
            <w:tcBorders>
              <w:left w:val="nil"/>
              <w:bottom w:val="nil"/>
              <w:right w:val="nil"/>
            </w:tcBorders>
          </w:tcPr>
          <w:p w14:paraId="709C0C45" w14:textId="77777777" w:rsidR="009714C5" w:rsidRPr="00DB056C" w:rsidRDefault="009714C5" w:rsidP="00495DBB">
            <w:pPr>
              <w:autoSpaceDE w:val="0"/>
              <w:autoSpaceDN w:val="0"/>
              <w:adjustRightInd w:val="0"/>
              <w:spacing w:after="0" w:line="240" w:lineRule="auto"/>
              <w:rPr>
                <w:rFonts w:ascii="Times New Roman" w:hAnsi="Times New Roman"/>
                <w:kern w:val="0"/>
                <w:sz w:val="20"/>
                <w:szCs w:val="20"/>
              </w:rPr>
            </w:pPr>
            <w:r w:rsidRPr="000F428E">
              <w:rPr>
                <w:rFonts w:ascii="Times New Roman" w:hAnsi="Times New Roman"/>
                <w:kern w:val="0"/>
                <w:sz w:val="20"/>
                <w:szCs w:val="20"/>
              </w:rPr>
              <w:t>Firm FE</w:t>
            </w:r>
          </w:p>
        </w:tc>
        <w:tc>
          <w:tcPr>
            <w:tcW w:w="1417" w:type="pct"/>
            <w:tcBorders>
              <w:left w:val="nil"/>
              <w:bottom w:val="nil"/>
              <w:right w:val="nil"/>
            </w:tcBorders>
          </w:tcPr>
          <w:p w14:paraId="45610318" w14:textId="77777777" w:rsidR="009714C5" w:rsidRPr="00DB056C" w:rsidRDefault="009714C5" w:rsidP="00D83814">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1416" w:type="pct"/>
            <w:tcBorders>
              <w:left w:val="nil"/>
              <w:bottom w:val="nil"/>
              <w:right w:val="nil"/>
            </w:tcBorders>
          </w:tcPr>
          <w:p w14:paraId="35C07C12" w14:textId="77777777" w:rsidR="009714C5" w:rsidRPr="00DB056C" w:rsidRDefault="009714C5" w:rsidP="00D83814">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r>
      <w:tr w:rsidR="00C64353" w:rsidRPr="00DB056C" w14:paraId="60300C47" w14:textId="77777777" w:rsidTr="009714C5">
        <w:trPr>
          <w:trHeight w:val="170"/>
        </w:trPr>
        <w:tc>
          <w:tcPr>
            <w:tcW w:w="2167" w:type="pct"/>
            <w:tcBorders>
              <w:top w:val="nil"/>
              <w:left w:val="nil"/>
              <w:bottom w:val="single" w:sz="4" w:space="0" w:color="auto"/>
              <w:right w:val="nil"/>
            </w:tcBorders>
          </w:tcPr>
          <w:p w14:paraId="3225B707" w14:textId="77777777" w:rsidR="00C64353" w:rsidRPr="00DB056C" w:rsidRDefault="00C64353" w:rsidP="00C64353">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Observations</w:t>
            </w:r>
          </w:p>
        </w:tc>
        <w:tc>
          <w:tcPr>
            <w:tcW w:w="1417" w:type="pct"/>
            <w:tcBorders>
              <w:top w:val="nil"/>
              <w:left w:val="nil"/>
              <w:bottom w:val="single" w:sz="4" w:space="0" w:color="auto"/>
              <w:right w:val="nil"/>
            </w:tcBorders>
          </w:tcPr>
          <w:p w14:paraId="14A9010E" w14:textId="33B03490" w:rsidR="00C64353" w:rsidRPr="00DB056C" w:rsidRDefault="00C64353" w:rsidP="00D83814">
            <w:pPr>
              <w:autoSpaceDE w:val="0"/>
              <w:autoSpaceDN w:val="0"/>
              <w:adjustRightInd w:val="0"/>
              <w:spacing w:after="0" w:line="240" w:lineRule="auto"/>
              <w:jc w:val="center"/>
              <w:rPr>
                <w:rFonts w:ascii="Times New Roman" w:hAnsi="Times New Roman"/>
                <w:kern w:val="0"/>
                <w:sz w:val="20"/>
                <w:szCs w:val="20"/>
              </w:rPr>
            </w:pPr>
            <w:r w:rsidRPr="00D83814">
              <w:rPr>
                <w:rFonts w:ascii="Times New Roman" w:hAnsi="Times New Roman"/>
                <w:kern w:val="0"/>
                <w:sz w:val="20"/>
                <w:szCs w:val="20"/>
              </w:rPr>
              <w:t>10284</w:t>
            </w:r>
          </w:p>
        </w:tc>
        <w:tc>
          <w:tcPr>
            <w:tcW w:w="1416" w:type="pct"/>
            <w:tcBorders>
              <w:top w:val="nil"/>
              <w:left w:val="nil"/>
              <w:bottom w:val="single" w:sz="4" w:space="0" w:color="auto"/>
              <w:right w:val="nil"/>
            </w:tcBorders>
          </w:tcPr>
          <w:p w14:paraId="329A3B9F" w14:textId="0AB992F0" w:rsidR="00C64353" w:rsidRPr="00DB056C" w:rsidRDefault="00C64353" w:rsidP="00D83814">
            <w:pPr>
              <w:autoSpaceDE w:val="0"/>
              <w:autoSpaceDN w:val="0"/>
              <w:adjustRightInd w:val="0"/>
              <w:spacing w:after="0" w:line="240" w:lineRule="auto"/>
              <w:jc w:val="center"/>
              <w:rPr>
                <w:rFonts w:ascii="Times New Roman" w:hAnsi="Times New Roman"/>
                <w:kern w:val="0"/>
                <w:sz w:val="20"/>
                <w:szCs w:val="20"/>
              </w:rPr>
            </w:pPr>
            <w:r w:rsidRPr="00D83814">
              <w:rPr>
                <w:rFonts w:ascii="Times New Roman" w:hAnsi="Times New Roman"/>
                <w:kern w:val="0"/>
                <w:sz w:val="20"/>
                <w:szCs w:val="20"/>
              </w:rPr>
              <w:t>10284</w:t>
            </w:r>
          </w:p>
        </w:tc>
      </w:tr>
    </w:tbl>
    <w:p w14:paraId="2E53ED31" w14:textId="77777777" w:rsidR="0073418C" w:rsidRDefault="0073418C" w:rsidP="0073418C">
      <w:pPr>
        <w:autoSpaceDE w:val="0"/>
        <w:autoSpaceDN w:val="0"/>
        <w:adjustRightInd w:val="0"/>
        <w:spacing w:after="0" w:line="240" w:lineRule="auto"/>
        <w:rPr>
          <w:rFonts w:ascii="Times New Roman" w:hAnsi="Times New Roman"/>
          <w:kern w:val="0"/>
          <w:sz w:val="20"/>
          <w:szCs w:val="20"/>
        </w:rPr>
      </w:pPr>
      <w:r>
        <w:rPr>
          <w:rFonts w:ascii="Times New Roman" w:hAnsi="Times New Roman"/>
          <w:kern w:val="0"/>
          <w:sz w:val="20"/>
          <w:szCs w:val="20"/>
        </w:rPr>
        <w:t>Note: p-values in parentheses (* 0.10 ** 0.05 *** 0.01)</w:t>
      </w:r>
    </w:p>
    <w:p w14:paraId="4124C2C3" w14:textId="77777777" w:rsidR="00233108" w:rsidRDefault="00233108" w:rsidP="00233108">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Standard errors in parentheses</w:t>
      </w:r>
    </w:p>
    <w:p w14:paraId="3A509286" w14:textId="77777777" w:rsidR="00233108" w:rsidRDefault="00233108" w:rsidP="00233108">
      <w:pPr>
        <w:autoSpaceDE w:val="0"/>
        <w:autoSpaceDN w:val="0"/>
        <w:adjustRightInd w:val="0"/>
        <w:spacing w:after="0" w:line="240" w:lineRule="auto"/>
        <w:rPr>
          <w:rFonts w:ascii="Times New Roman" w:hAnsi="Times New Roman"/>
          <w:kern w:val="0"/>
          <w:sz w:val="20"/>
          <w:szCs w:val="20"/>
        </w:rPr>
      </w:pPr>
      <w:r>
        <w:rPr>
          <w:rFonts w:ascii="Times New Roman" w:hAnsi="Times New Roman" w:cs="Times New Roman"/>
          <w:kern w:val="0"/>
          <w:sz w:val="20"/>
          <w:szCs w:val="20"/>
        </w:rPr>
        <w:t>Robust standard errors clustered at firm level.</w:t>
      </w:r>
    </w:p>
    <w:p w14:paraId="6318328B" w14:textId="77777777" w:rsidR="0073418C" w:rsidRPr="00233108" w:rsidRDefault="0073418C">
      <w:pPr>
        <w:spacing w:line="278" w:lineRule="auto"/>
        <w:contextualSpacing w:val="0"/>
        <w:rPr>
          <w:rFonts w:ascii="Times New Roman" w:hAnsi="Times New Roman" w:cs="Times New Roman"/>
          <w:b/>
          <w:kern w:val="0"/>
          <w:sz w:val="22"/>
          <w:szCs w:val="22"/>
          <w14:ligatures w14:val="none"/>
        </w:rPr>
      </w:pPr>
    </w:p>
    <w:p w14:paraId="0477EABF" w14:textId="6352A369" w:rsidR="002D5B85" w:rsidRDefault="002D5B85">
      <w:pPr>
        <w:spacing w:line="278" w:lineRule="auto"/>
        <w:contextualSpacing w:val="0"/>
        <w:rPr>
          <w:rFonts w:ascii="Times New Roman" w:hAnsi="Times New Roman" w:cs="Times New Roman"/>
          <w:b/>
          <w:kern w:val="0"/>
          <w:sz w:val="22"/>
          <w:szCs w:val="22"/>
          <w14:ligatures w14:val="none"/>
        </w:rPr>
      </w:pPr>
      <w:r>
        <w:rPr>
          <w:rFonts w:ascii="Times New Roman" w:hAnsi="Times New Roman" w:cs="Times New Roman"/>
          <w:b/>
          <w:kern w:val="0"/>
          <w:sz w:val="22"/>
          <w:szCs w:val="22"/>
          <w14:ligatures w14:val="none"/>
        </w:rPr>
        <w:br w:type="page"/>
      </w:r>
    </w:p>
    <w:p w14:paraId="6DB5E859" w14:textId="1F649E11" w:rsidR="0073418C" w:rsidRPr="00981DF0" w:rsidRDefault="0073418C" w:rsidP="0073418C">
      <w:pPr>
        <w:keepNext/>
        <w:autoSpaceDE w:val="0"/>
        <w:autoSpaceDN w:val="0"/>
        <w:adjustRightInd w:val="0"/>
        <w:spacing w:after="0" w:line="240" w:lineRule="auto"/>
        <w:jc w:val="center"/>
        <w:rPr>
          <w:rFonts w:ascii="Times New Roman" w:hAnsi="Times New Roman"/>
          <w:b/>
          <w:bCs/>
          <w:kern w:val="0"/>
        </w:rPr>
      </w:pPr>
      <w:r>
        <w:rPr>
          <w:rFonts w:ascii="Times New Roman" w:hAnsi="Times New Roman" w:hint="eastAsia"/>
          <w:b/>
          <w:bCs/>
          <w:kern w:val="0"/>
        </w:rPr>
        <w:lastRenderedPageBreak/>
        <w:t xml:space="preserve">Table 5 </w:t>
      </w:r>
      <w:r w:rsidR="00D5476C">
        <w:rPr>
          <w:rFonts w:ascii="Times New Roman" w:hAnsi="Times New Roman" w:hint="eastAsia"/>
          <w:b/>
          <w:bCs/>
          <w:kern w:val="0"/>
        </w:rPr>
        <w:t>Alternative Specification</w:t>
      </w:r>
    </w:p>
    <w:tbl>
      <w:tblPr>
        <w:tblW w:w="5000" w:type="pct"/>
        <w:tblLook w:val="0000" w:firstRow="0" w:lastRow="0" w:firstColumn="0" w:lastColumn="0" w:noHBand="0" w:noVBand="0"/>
      </w:tblPr>
      <w:tblGrid>
        <w:gridCol w:w="1910"/>
        <w:gridCol w:w="1253"/>
        <w:gridCol w:w="1251"/>
        <w:gridCol w:w="1249"/>
        <w:gridCol w:w="1247"/>
        <w:gridCol w:w="1247"/>
        <w:gridCol w:w="1247"/>
      </w:tblGrid>
      <w:tr w:rsidR="00495DBB" w:rsidRPr="00DB056C" w14:paraId="3C2AF46C" w14:textId="77777777">
        <w:trPr>
          <w:trHeight w:val="170"/>
        </w:trPr>
        <w:tc>
          <w:tcPr>
            <w:tcW w:w="1016" w:type="pct"/>
            <w:tcBorders>
              <w:top w:val="single" w:sz="4" w:space="0" w:color="auto"/>
              <w:left w:val="nil"/>
              <w:bottom w:val="nil"/>
              <w:right w:val="nil"/>
            </w:tcBorders>
          </w:tcPr>
          <w:p w14:paraId="769FA367" w14:textId="37D5F3CB" w:rsidR="00495DBB" w:rsidRPr="00DB056C" w:rsidRDefault="00495DBB" w:rsidP="00495DBB">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 xml:space="preserve">DV: </w:t>
            </w:r>
            <w:r w:rsidRPr="009613B3">
              <w:rPr>
                <w:rFonts w:ascii="Times New Roman" w:hAnsi="Times New Roman"/>
                <w:kern w:val="0"/>
                <w:sz w:val="20"/>
                <w:szCs w:val="20"/>
              </w:rPr>
              <w:t xml:space="preserve">Discretionary </w:t>
            </w:r>
          </w:p>
        </w:tc>
        <w:tc>
          <w:tcPr>
            <w:tcW w:w="1331" w:type="pct"/>
            <w:gridSpan w:val="2"/>
            <w:tcBorders>
              <w:top w:val="single" w:sz="4" w:space="0" w:color="auto"/>
              <w:left w:val="nil"/>
              <w:bottom w:val="nil"/>
              <w:right w:val="nil"/>
            </w:tcBorders>
          </w:tcPr>
          <w:p w14:paraId="654C9709" w14:textId="7F67DD8E"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IV: ES Score</w:t>
            </w:r>
          </w:p>
        </w:tc>
        <w:tc>
          <w:tcPr>
            <w:tcW w:w="1327" w:type="pct"/>
            <w:gridSpan w:val="2"/>
            <w:tcBorders>
              <w:top w:val="single" w:sz="4" w:space="0" w:color="auto"/>
              <w:left w:val="nil"/>
              <w:bottom w:val="nil"/>
              <w:right w:val="nil"/>
            </w:tcBorders>
          </w:tcPr>
          <w:p w14:paraId="464B0E69" w14:textId="27E6DB3C"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IV: Env Score</w:t>
            </w:r>
          </w:p>
        </w:tc>
        <w:tc>
          <w:tcPr>
            <w:tcW w:w="1326" w:type="pct"/>
            <w:gridSpan w:val="2"/>
            <w:tcBorders>
              <w:top w:val="single" w:sz="4" w:space="0" w:color="auto"/>
            </w:tcBorders>
          </w:tcPr>
          <w:p w14:paraId="48749954" w14:textId="54D61C17"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IV: Soc Score</w:t>
            </w:r>
          </w:p>
        </w:tc>
      </w:tr>
      <w:tr w:rsidR="00495DBB" w:rsidRPr="00DB056C" w14:paraId="7140EC37" w14:textId="77777777" w:rsidTr="00C86A4D">
        <w:trPr>
          <w:trHeight w:val="170"/>
        </w:trPr>
        <w:tc>
          <w:tcPr>
            <w:tcW w:w="1016" w:type="pct"/>
            <w:tcBorders>
              <w:top w:val="nil"/>
              <w:left w:val="nil"/>
              <w:bottom w:val="single" w:sz="4" w:space="0" w:color="auto"/>
              <w:right w:val="nil"/>
            </w:tcBorders>
          </w:tcPr>
          <w:p w14:paraId="56EFA2F5" w14:textId="35007FC3" w:rsidR="00495DBB" w:rsidRPr="00DB056C" w:rsidRDefault="00495DBB" w:rsidP="00495DBB">
            <w:pPr>
              <w:autoSpaceDE w:val="0"/>
              <w:autoSpaceDN w:val="0"/>
              <w:adjustRightInd w:val="0"/>
              <w:spacing w:after="0" w:line="240" w:lineRule="auto"/>
              <w:rPr>
                <w:rFonts w:ascii="Times New Roman" w:hAnsi="Times New Roman"/>
                <w:kern w:val="0"/>
                <w:sz w:val="20"/>
                <w:szCs w:val="20"/>
              </w:rPr>
            </w:pPr>
            <w:r w:rsidRPr="009613B3">
              <w:rPr>
                <w:rFonts w:ascii="Times New Roman" w:hAnsi="Times New Roman"/>
                <w:kern w:val="0"/>
                <w:sz w:val="20"/>
                <w:szCs w:val="20"/>
              </w:rPr>
              <w:t>Accrual</w:t>
            </w:r>
          </w:p>
        </w:tc>
        <w:tc>
          <w:tcPr>
            <w:tcW w:w="666" w:type="pct"/>
            <w:tcBorders>
              <w:top w:val="nil"/>
              <w:left w:val="nil"/>
              <w:bottom w:val="single" w:sz="4" w:space="0" w:color="auto"/>
              <w:right w:val="nil"/>
            </w:tcBorders>
          </w:tcPr>
          <w:p w14:paraId="424B7509" w14:textId="75059D16"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1</w:t>
            </w:r>
          </w:p>
        </w:tc>
        <w:tc>
          <w:tcPr>
            <w:tcW w:w="665" w:type="pct"/>
            <w:tcBorders>
              <w:top w:val="nil"/>
              <w:left w:val="nil"/>
              <w:bottom w:val="single" w:sz="4" w:space="0" w:color="auto"/>
              <w:right w:val="nil"/>
            </w:tcBorders>
          </w:tcPr>
          <w:p w14:paraId="63D5A08D" w14:textId="02CD459B"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2</w:t>
            </w:r>
          </w:p>
        </w:tc>
        <w:tc>
          <w:tcPr>
            <w:tcW w:w="664" w:type="pct"/>
            <w:tcBorders>
              <w:top w:val="nil"/>
              <w:left w:val="nil"/>
              <w:bottom w:val="single" w:sz="4" w:space="0" w:color="auto"/>
              <w:right w:val="nil"/>
            </w:tcBorders>
          </w:tcPr>
          <w:p w14:paraId="157D299A" w14:textId="08931EE7"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3</w:t>
            </w:r>
          </w:p>
        </w:tc>
        <w:tc>
          <w:tcPr>
            <w:tcW w:w="663" w:type="pct"/>
            <w:tcBorders>
              <w:top w:val="nil"/>
              <w:left w:val="nil"/>
              <w:bottom w:val="single" w:sz="4" w:space="0" w:color="auto"/>
              <w:right w:val="nil"/>
            </w:tcBorders>
          </w:tcPr>
          <w:p w14:paraId="7DB1AD64" w14:textId="3AF55B22"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4</w:t>
            </w:r>
          </w:p>
        </w:tc>
        <w:tc>
          <w:tcPr>
            <w:tcW w:w="663" w:type="pct"/>
            <w:tcBorders>
              <w:bottom w:val="single" w:sz="4" w:space="0" w:color="auto"/>
            </w:tcBorders>
          </w:tcPr>
          <w:p w14:paraId="2455DB3A" w14:textId="6CFCB61E"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 xml:space="preserve">Model </w:t>
            </w:r>
            <w:r>
              <w:rPr>
                <w:rFonts w:ascii="Times New Roman" w:hAnsi="Times New Roman" w:hint="eastAsia"/>
                <w:kern w:val="0"/>
                <w:sz w:val="20"/>
                <w:szCs w:val="20"/>
              </w:rPr>
              <w:t>5</w:t>
            </w:r>
          </w:p>
        </w:tc>
        <w:tc>
          <w:tcPr>
            <w:tcW w:w="663" w:type="pct"/>
            <w:tcBorders>
              <w:bottom w:val="single" w:sz="4" w:space="0" w:color="auto"/>
            </w:tcBorders>
          </w:tcPr>
          <w:p w14:paraId="0CC80A54" w14:textId="77FD80F7"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 xml:space="preserve">Model </w:t>
            </w:r>
            <w:r>
              <w:rPr>
                <w:rFonts w:ascii="Times New Roman" w:hAnsi="Times New Roman" w:hint="eastAsia"/>
                <w:kern w:val="0"/>
                <w:sz w:val="20"/>
                <w:szCs w:val="20"/>
              </w:rPr>
              <w:t>6</w:t>
            </w:r>
          </w:p>
        </w:tc>
      </w:tr>
      <w:tr w:rsidR="004E59CC" w:rsidRPr="00DB056C" w14:paraId="6AFE3857" w14:textId="77777777" w:rsidTr="00C86A4D">
        <w:trPr>
          <w:trHeight w:val="170"/>
        </w:trPr>
        <w:tc>
          <w:tcPr>
            <w:tcW w:w="1016" w:type="pct"/>
            <w:tcBorders>
              <w:top w:val="single" w:sz="4" w:space="0" w:color="auto"/>
              <w:left w:val="nil"/>
              <w:bottom w:val="nil"/>
              <w:right w:val="nil"/>
            </w:tcBorders>
          </w:tcPr>
          <w:p w14:paraId="1FAD6B55" w14:textId="77777777" w:rsidR="004E59CC" w:rsidRPr="00DB056C" w:rsidRDefault="004E59CC" w:rsidP="004E59C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ES Score</w:t>
            </w:r>
          </w:p>
        </w:tc>
        <w:tc>
          <w:tcPr>
            <w:tcW w:w="666" w:type="pct"/>
            <w:tcBorders>
              <w:top w:val="single" w:sz="4" w:space="0" w:color="auto"/>
              <w:left w:val="nil"/>
              <w:bottom w:val="nil"/>
              <w:right w:val="nil"/>
            </w:tcBorders>
          </w:tcPr>
          <w:p w14:paraId="5AFB6097" w14:textId="3D25A50B"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0.0041</w:t>
            </w:r>
          </w:p>
        </w:tc>
        <w:tc>
          <w:tcPr>
            <w:tcW w:w="665" w:type="pct"/>
            <w:tcBorders>
              <w:top w:val="single" w:sz="4" w:space="0" w:color="auto"/>
              <w:left w:val="nil"/>
              <w:bottom w:val="nil"/>
              <w:right w:val="nil"/>
            </w:tcBorders>
          </w:tcPr>
          <w:p w14:paraId="78B560FC" w14:textId="754EEA71"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0.0051*</w:t>
            </w:r>
          </w:p>
        </w:tc>
        <w:tc>
          <w:tcPr>
            <w:tcW w:w="664" w:type="pct"/>
            <w:tcBorders>
              <w:top w:val="single" w:sz="4" w:space="0" w:color="auto"/>
              <w:left w:val="nil"/>
              <w:bottom w:val="nil"/>
              <w:right w:val="nil"/>
            </w:tcBorders>
          </w:tcPr>
          <w:p w14:paraId="6156A579" w14:textId="77777777"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single" w:sz="4" w:space="0" w:color="auto"/>
              <w:left w:val="nil"/>
              <w:bottom w:val="nil"/>
              <w:right w:val="nil"/>
            </w:tcBorders>
          </w:tcPr>
          <w:p w14:paraId="5416EB99" w14:textId="77777777"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single" w:sz="4" w:space="0" w:color="auto"/>
            </w:tcBorders>
          </w:tcPr>
          <w:p w14:paraId="0E5921DB" w14:textId="77777777"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C7476CC" w14:textId="77777777"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p>
        </w:tc>
      </w:tr>
      <w:tr w:rsidR="004E59CC" w:rsidRPr="00DB056C" w14:paraId="06A51BEB" w14:textId="77777777">
        <w:trPr>
          <w:trHeight w:val="170"/>
        </w:trPr>
        <w:tc>
          <w:tcPr>
            <w:tcW w:w="1016" w:type="pct"/>
            <w:tcBorders>
              <w:top w:val="nil"/>
              <w:left w:val="nil"/>
              <w:bottom w:val="nil"/>
              <w:right w:val="nil"/>
            </w:tcBorders>
          </w:tcPr>
          <w:p w14:paraId="35C43F57" w14:textId="77777777" w:rsidR="004E59CC" w:rsidRPr="00DB056C" w:rsidRDefault="004E59CC" w:rsidP="004E59CC">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44BECF70" w14:textId="3D620A6B"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(0.0027)</w:t>
            </w:r>
          </w:p>
        </w:tc>
        <w:tc>
          <w:tcPr>
            <w:tcW w:w="665" w:type="pct"/>
            <w:tcBorders>
              <w:top w:val="nil"/>
              <w:left w:val="nil"/>
              <w:bottom w:val="nil"/>
              <w:right w:val="nil"/>
            </w:tcBorders>
          </w:tcPr>
          <w:p w14:paraId="6728C591" w14:textId="6F84DCDF"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(0.0029)</w:t>
            </w:r>
          </w:p>
        </w:tc>
        <w:tc>
          <w:tcPr>
            <w:tcW w:w="664" w:type="pct"/>
            <w:tcBorders>
              <w:top w:val="nil"/>
              <w:left w:val="nil"/>
              <w:bottom w:val="nil"/>
              <w:right w:val="nil"/>
            </w:tcBorders>
          </w:tcPr>
          <w:p w14:paraId="22302943" w14:textId="77777777"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2CABC429" w14:textId="77777777"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5491240C" w14:textId="77777777"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5F20C151" w14:textId="77777777"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p>
        </w:tc>
      </w:tr>
      <w:tr w:rsidR="004B65BC" w:rsidRPr="00DB056C" w14:paraId="5FA968BE" w14:textId="77777777">
        <w:trPr>
          <w:trHeight w:val="170"/>
        </w:trPr>
        <w:tc>
          <w:tcPr>
            <w:tcW w:w="1016" w:type="pct"/>
            <w:tcBorders>
              <w:top w:val="nil"/>
              <w:left w:val="nil"/>
              <w:bottom w:val="nil"/>
              <w:right w:val="nil"/>
            </w:tcBorders>
          </w:tcPr>
          <w:p w14:paraId="072CB189" w14:textId="77777777" w:rsidR="004B65BC" w:rsidRPr="00DB056C" w:rsidRDefault="004B65BC" w:rsidP="004B65B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 xml:space="preserve">ES Score # </w:t>
            </w:r>
          </w:p>
        </w:tc>
        <w:tc>
          <w:tcPr>
            <w:tcW w:w="666" w:type="pct"/>
            <w:tcBorders>
              <w:top w:val="nil"/>
              <w:left w:val="nil"/>
              <w:bottom w:val="nil"/>
              <w:right w:val="nil"/>
            </w:tcBorders>
          </w:tcPr>
          <w:p w14:paraId="58A379DC" w14:textId="7777777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1286C364" w14:textId="6EDE0AB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-0.0061</w:t>
            </w:r>
          </w:p>
        </w:tc>
        <w:tc>
          <w:tcPr>
            <w:tcW w:w="664" w:type="pct"/>
            <w:tcBorders>
              <w:top w:val="nil"/>
              <w:left w:val="nil"/>
              <w:bottom w:val="nil"/>
              <w:right w:val="nil"/>
            </w:tcBorders>
          </w:tcPr>
          <w:p w14:paraId="57029E55" w14:textId="7777777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1A80F5E7" w14:textId="7777777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0665C48" w14:textId="7777777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51EF2D4B" w14:textId="7777777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p>
        </w:tc>
      </w:tr>
      <w:tr w:rsidR="004B65BC" w:rsidRPr="00DB056C" w14:paraId="40ACDB4A" w14:textId="77777777">
        <w:trPr>
          <w:trHeight w:val="170"/>
        </w:trPr>
        <w:tc>
          <w:tcPr>
            <w:tcW w:w="1016" w:type="pct"/>
            <w:tcBorders>
              <w:top w:val="nil"/>
              <w:left w:val="nil"/>
              <w:bottom w:val="nil"/>
              <w:right w:val="nil"/>
            </w:tcBorders>
          </w:tcPr>
          <w:p w14:paraId="01241A58" w14:textId="77777777" w:rsidR="004B65BC" w:rsidRPr="00DB056C" w:rsidRDefault="004B65BC" w:rsidP="004B65B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611342DC" w14:textId="7777777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3AF8E829" w14:textId="668818E9"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(0.0039)</w:t>
            </w:r>
          </w:p>
        </w:tc>
        <w:tc>
          <w:tcPr>
            <w:tcW w:w="664" w:type="pct"/>
            <w:tcBorders>
              <w:top w:val="nil"/>
              <w:left w:val="nil"/>
              <w:bottom w:val="nil"/>
              <w:right w:val="nil"/>
            </w:tcBorders>
          </w:tcPr>
          <w:p w14:paraId="79EF43F5" w14:textId="7777777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6B0F10C0" w14:textId="7777777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3C02949B" w14:textId="7777777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4A0BC5B7" w14:textId="7777777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p>
        </w:tc>
      </w:tr>
      <w:tr w:rsidR="000C54D7" w:rsidRPr="00DB056C" w14:paraId="4528F248" w14:textId="77777777">
        <w:trPr>
          <w:trHeight w:val="170"/>
        </w:trPr>
        <w:tc>
          <w:tcPr>
            <w:tcW w:w="1016" w:type="pct"/>
            <w:tcBorders>
              <w:top w:val="nil"/>
              <w:left w:val="nil"/>
              <w:bottom w:val="nil"/>
              <w:right w:val="nil"/>
            </w:tcBorders>
          </w:tcPr>
          <w:p w14:paraId="42658F9B" w14:textId="77777777" w:rsidR="000C54D7" w:rsidRPr="00DB056C" w:rsidRDefault="000C54D7" w:rsidP="000C54D7">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w:t>
            </w:r>
            <w:r>
              <w:rPr>
                <w:rFonts w:ascii="Times New Roman" w:hAnsi="Times New Roman" w:hint="eastAsia"/>
                <w:kern w:val="0"/>
                <w:sz w:val="20"/>
                <w:szCs w:val="20"/>
              </w:rPr>
              <w:t>nv</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4D431276"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21281AF3"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1A9EAD34" w14:textId="33F542BA"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0.0090**</w:t>
            </w:r>
          </w:p>
        </w:tc>
        <w:tc>
          <w:tcPr>
            <w:tcW w:w="663" w:type="pct"/>
            <w:tcBorders>
              <w:top w:val="nil"/>
              <w:left w:val="nil"/>
              <w:bottom w:val="nil"/>
              <w:right w:val="nil"/>
            </w:tcBorders>
          </w:tcPr>
          <w:p w14:paraId="54675DF6" w14:textId="1D958203"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0.0107**</w:t>
            </w:r>
          </w:p>
        </w:tc>
        <w:tc>
          <w:tcPr>
            <w:tcW w:w="663" w:type="pct"/>
          </w:tcPr>
          <w:p w14:paraId="1C8C7771"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3" w:type="pct"/>
          </w:tcPr>
          <w:p w14:paraId="53CEF20E"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r>
      <w:tr w:rsidR="000C54D7" w:rsidRPr="00DB056C" w14:paraId="07F681DC" w14:textId="77777777">
        <w:trPr>
          <w:trHeight w:val="170"/>
        </w:trPr>
        <w:tc>
          <w:tcPr>
            <w:tcW w:w="1016" w:type="pct"/>
            <w:tcBorders>
              <w:top w:val="nil"/>
              <w:left w:val="nil"/>
              <w:bottom w:val="nil"/>
              <w:right w:val="nil"/>
            </w:tcBorders>
          </w:tcPr>
          <w:p w14:paraId="4EE37CE9" w14:textId="77777777" w:rsidR="000C54D7" w:rsidRPr="00DB056C" w:rsidRDefault="000C54D7" w:rsidP="000C54D7">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083BDECC"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7BDEFE04"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34C3CB5A" w14:textId="1B44A763"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(0.0044)</w:t>
            </w:r>
          </w:p>
        </w:tc>
        <w:tc>
          <w:tcPr>
            <w:tcW w:w="663" w:type="pct"/>
            <w:tcBorders>
              <w:top w:val="nil"/>
              <w:left w:val="nil"/>
              <w:bottom w:val="nil"/>
              <w:right w:val="nil"/>
            </w:tcBorders>
          </w:tcPr>
          <w:p w14:paraId="565D04C0" w14:textId="0045BA2C"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(0.0046)</w:t>
            </w:r>
          </w:p>
        </w:tc>
        <w:tc>
          <w:tcPr>
            <w:tcW w:w="663" w:type="pct"/>
          </w:tcPr>
          <w:p w14:paraId="498C1769"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3" w:type="pct"/>
          </w:tcPr>
          <w:p w14:paraId="1E6AF2EF"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r>
      <w:tr w:rsidR="000C54D7" w:rsidRPr="00DB056C" w14:paraId="5F926415" w14:textId="77777777">
        <w:trPr>
          <w:trHeight w:val="170"/>
        </w:trPr>
        <w:tc>
          <w:tcPr>
            <w:tcW w:w="1016" w:type="pct"/>
            <w:tcBorders>
              <w:top w:val="nil"/>
              <w:left w:val="nil"/>
              <w:bottom w:val="nil"/>
              <w:right w:val="nil"/>
            </w:tcBorders>
          </w:tcPr>
          <w:p w14:paraId="16E08FE5" w14:textId="77777777" w:rsidR="000C54D7" w:rsidRPr="00DB056C" w:rsidRDefault="000C54D7" w:rsidP="000C54D7">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w:t>
            </w:r>
            <w:r>
              <w:rPr>
                <w:rFonts w:ascii="Times New Roman" w:hAnsi="Times New Roman" w:hint="eastAsia"/>
                <w:kern w:val="0"/>
                <w:sz w:val="20"/>
                <w:szCs w:val="20"/>
              </w:rPr>
              <w:t>nv</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3FFCF5CB"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666E5006"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3100E9DF"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0B18D4E0" w14:textId="73DC4C8F"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-0.0105*</w:t>
            </w:r>
          </w:p>
        </w:tc>
        <w:tc>
          <w:tcPr>
            <w:tcW w:w="663" w:type="pct"/>
          </w:tcPr>
          <w:p w14:paraId="52AB4614"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FAC49A8"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r>
      <w:tr w:rsidR="000C54D7" w:rsidRPr="00DB056C" w14:paraId="4814FCC4" w14:textId="77777777">
        <w:trPr>
          <w:trHeight w:val="170"/>
        </w:trPr>
        <w:tc>
          <w:tcPr>
            <w:tcW w:w="1016" w:type="pct"/>
            <w:tcBorders>
              <w:top w:val="nil"/>
              <w:left w:val="nil"/>
              <w:bottom w:val="nil"/>
              <w:right w:val="nil"/>
            </w:tcBorders>
          </w:tcPr>
          <w:p w14:paraId="0E16605C" w14:textId="77777777" w:rsidR="000C54D7" w:rsidRPr="00DB056C" w:rsidRDefault="000C54D7" w:rsidP="000C54D7">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0B7B5E06"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16D2D34A"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31007FD2"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7B346F21" w14:textId="6335C954"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(0.0063)</w:t>
            </w:r>
          </w:p>
        </w:tc>
        <w:tc>
          <w:tcPr>
            <w:tcW w:w="663" w:type="pct"/>
          </w:tcPr>
          <w:p w14:paraId="25984F02"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3" w:type="pct"/>
          </w:tcPr>
          <w:p w14:paraId="5F1BC9AE"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r>
      <w:tr w:rsidR="00636308" w:rsidRPr="00DB056C" w14:paraId="44DB53B1" w14:textId="77777777">
        <w:trPr>
          <w:trHeight w:val="170"/>
        </w:trPr>
        <w:tc>
          <w:tcPr>
            <w:tcW w:w="1016" w:type="pct"/>
            <w:tcBorders>
              <w:top w:val="nil"/>
              <w:left w:val="nil"/>
              <w:bottom w:val="nil"/>
              <w:right w:val="nil"/>
            </w:tcBorders>
          </w:tcPr>
          <w:p w14:paraId="6831BBE6" w14:textId="77777777" w:rsidR="00636308" w:rsidRPr="004F6387" w:rsidRDefault="00636308" w:rsidP="00636308">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Soc</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57025872"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1007EADA"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1AC97414"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3D76F6A9"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3" w:type="pct"/>
          </w:tcPr>
          <w:p w14:paraId="17E1919B" w14:textId="1ABDF4F6"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0.0021</w:t>
            </w:r>
          </w:p>
        </w:tc>
        <w:tc>
          <w:tcPr>
            <w:tcW w:w="663" w:type="pct"/>
          </w:tcPr>
          <w:p w14:paraId="439BA37A" w14:textId="2D4096AB"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0.0034</w:t>
            </w:r>
          </w:p>
        </w:tc>
      </w:tr>
      <w:tr w:rsidR="00636308" w:rsidRPr="00DB056C" w14:paraId="52FBE7F8" w14:textId="77777777">
        <w:trPr>
          <w:trHeight w:val="170"/>
        </w:trPr>
        <w:tc>
          <w:tcPr>
            <w:tcW w:w="1016" w:type="pct"/>
            <w:tcBorders>
              <w:top w:val="nil"/>
              <w:left w:val="nil"/>
              <w:bottom w:val="nil"/>
              <w:right w:val="nil"/>
            </w:tcBorders>
          </w:tcPr>
          <w:p w14:paraId="2D267502" w14:textId="77777777" w:rsidR="00636308" w:rsidRPr="00DB056C" w:rsidRDefault="00636308" w:rsidP="00636308">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3763A10C"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0426229A"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460A2E3C"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0F9C87CB"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31241FA" w14:textId="1FDCD3E2"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(0.0055)</w:t>
            </w:r>
          </w:p>
        </w:tc>
        <w:tc>
          <w:tcPr>
            <w:tcW w:w="663" w:type="pct"/>
          </w:tcPr>
          <w:p w14:paraId="6E79D561" w14:textId="4B03532A"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(0.0057)</w:t>
            </w:r>
          </w:p>
        </w:tc>
      </w:tr>
      <w:tr w:rsidR="00636308" w:rsidRPr="00DB056C" w14:paraId="75BA645E" w14:textId="77777777">
        <w:trPr>
          <w:trHeight w:val="170"/>
        </w:trPr>
        <w:tc>
          <w:tcPr>
            <w:tcW w:w="1016" w:type="pct"/>
            <w:tcBorders>
              <w:top w:val="nil"/>
              <w:left w:val="nil"/>
              <w:bottom w:val="nil"/>
              <w:right w:val="nil"/>
            </w:tcBorders>
          </w:tcPr>
          <w:p w14:paraId="24FEFE12" w14:textId="77777777" w:rsidR="00636308" w:rsidRPr="00DB056C" w:rsidRDefault="00636308" w:rsidP="00636308">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Soc</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6565BE5F"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0B452772"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7706E739"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5EE1795B"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AF97772"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3" w:type="pct"/>
          </w:tcPr>
          <w:p w14:paraId="1F680CA9" w14:textId="1938E9EF"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-0.0103</w:t>
            </w:r>
          </w:p>
        </w:tc>
      </w:tr>
      <w:tr w:rsidR="00636308" w:rsidRPr="00DB056C" w14:paraId="7CEDDF23" w14:textId="77777777">
        <w:trPr>
          <w:trHeight w:val="170"/>
        </w:trPr>
        <w:tc>
          <w:tcPr>
            <w:tcW w:w="1016" w:type="pct"/>
            <w:tcBorders>
              <w:top w:val="nil"/>
              <w:left w:val="nil"/>
              <w:bottom w:val="nil"/>
              <w:right w:val="nil"/>
            </w:tcBorders>
          </w:tcPr>
          <w:p w14:paraId="0AA9541A" w14:textId="77777777" w:rsidR="00636308" w:rsidRPr="00DB056C" w:rsidRDefault="00636308" w:rsidP="00636308">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1D0C16EE"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73D865C0"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4FC466EB"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3CAD1C10"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3" w:type="pct"/>
          </w:tcPr>
          <w:p w14:paraId="581A71B8"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9898CDE" w14:textId="586BBBFD"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(0.0085)</w:t>
            </w:r>
          </w:p>
        </w:tc>
      </w:tr>
      <w:tr w:rsidR="00DF18AA" w:rsidRPr="00DB056C" w14:paraId="76831CD9" w14:textId="77777777">
        <w:trPr>
          <w:trHeight w:val="170"/>
        </w:trPr>
        <w:tc>
          <w:tcPr>
            <w:tcW w:w="1016" w:type="pct"/>
            <w:tcBorders>
              <w:top w:val="single" w:sz="4" w:space="0" w:color="auto"/>
              <w:left w:val="nil"/>
              <w:right w:val="nil"/>
            </w:tcBorders>
          </w:tcPr>
          <w:p w14:paraId="7529894B" w14:textId="77777777" w:rsidR="00DF18AA" w:rsidRPr="00DB056C" w:rsidRDefault="00DF18AA" w:rsidP="00DF18AA">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Adj. R-square</w:t>
            </w:r>
          </w:p>
        </w:tc>
        <w:tc>
          <w:tcPr>
            <w:tcW w:w="666" w:type="pct"/>
            <w:tcBorders>
              <w:top w:val="single" w:sz="4" w:space="0" w:color="auto"/>
              <w:left w:val="nil"/>
              <w:right w:val="nil"/>
            </w:tcBorders>
          </w:tcPr>
          <w:p w14:paraId="558502F9" w14:textId="797E5FAF"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10315</w:t>
            </w:r>
          </w:p>
        </w:tc>
        <w:tc>
          <w:tcPr>
            <w:tcW w:w="665" w:type="pct"/>
            <w:tcBorders>
              <w:top w:val="single" w:sz="4" w:space="0" w:color="auto"/>
              <w:left w:val="nil"/>
              <w:right w:val="nil"/>
            </w:tcBorders>
          </w:tcPr>
          <w:p w14:paraId="6ACFE6B1" w14:textId="5B2ADC40"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10315</w:t>
            </w:r>
          </w:p>
        </w:tc>
        <w:tc>
          <w:tcPr>
            <w:tcW w:w="664" w:type="pct"/>
            <w:tcBorders>
              <w:top w:val="single" w:sz="4" w:space="0" w:color="auto"/>
              <w:left w:val="nil"/>
              <w:right w:val="nil"/>
            </w:tcBorders>
          </w:tcPr>
          <w:p w14:paraId="44D20525" w14:textId="252CAE9D"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10315</w:t>
            </w:r>
          </w:p>
        </w:tc>
        <w:tc>
          <w:tcPr>
            <w:tcW w:w="663" w:type="pct"/>
            <w:tcBorders>
              <w:top w:val="single" w:sz="4" w:space="0" w:color="auto"/>
              <w:left w:val="nil"/>
              <w:right w:val="nil"/>
            </w:tcBorders>
          </w:tcPr>
          <w:p w14:paraId="481C2532" w14:textId="57C07421"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10315</w:t>
            </w:r>
          </w:p>
        </w:tc>
        <w:tc>
          <w:tcPr>
            <w:tcW w:w="663" w:type="pct"/>
            <w:tcBorders>
              <w:top w:val="single" w:sz="4" w:space="0" w:color="auto"/>
            </w:tcBorders>
          </w:tcPr>
          <w:p w14:paraId="7ACBD750" w14:textId="1EEE6DE2"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10315</w:t>
            </w:r>
          </w:p>
        </w:tc>
        <w:tc>
          <w:tcPr>
            <w:tcW w:w="663" w:type="pct"/>
            <w:tcBorders>
              <w:top w:val="single" w:sz="4" w:space="0" w:color="auto"/>
            </w:tcBorders>
          </w:tcPr>
          <w:p w14:paraId="79100455" w14:textId="0C61E65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10315</w:t>
            </w:r>
          </w:p>
        </w:tc>
      </w:tr>
      <w:tr w:rsidR="00DF18AA" w:rsidRPr="00DB056C" w14:paraId="576D6A4B" w14:textId="77777777">
        <w:trPr>
          <w:trHeight w:val="170"/>
        </w:trPr>
        <w:tc>
          <w:tcPr>
            <w:tcW w:w="1016" w:type="pct"/>
            <w:tcBorders>
              <w:left w:val="nil"/>
              <w:bottom w:val="nil"/>
              <w:right w:val="nil"/>
            </w:tcBorders>
          </w:tcPr>
          <w:p w14:paraId="1EF6A74C" w14:textId="6833D9F0" w:rsidR="00DF18AA" w:rsidRPr="00DB056C" w:rsidRDefault="00DF18AA" w:rsidP="00DF18AA">
            <w:pPr>
              <w:autoSpaceDE w:val="0"/>
              <w:autoSpaceDN w:val="0"/>
              <w:adjustRightInd w:val="0"/>
              <w:spacing w:after="0" w:line="240" w:lineRule="auto"/>
              <w:rPr>
                <w:rFonts w:ascii="Times New Roman" w:hAnsi="Times New Roman"/>
                <w:kern w:val="0"/>
                <w:sz w:val="20"/>
                <w:szCs w:val="20"/>
              </w:rPr>
            </w:pPr>
            <w:r w:rsidRPr="000F428E">
              <w:rPr>
                <w:rFonts w:ascii="Times New Roman" w:hAnsi="Times New Roman"/>
                <w:kern w:val="0"/>
                <w:sz w:val="20"/>
                <w:szCs w:val="20"/>
              </w:rPr>
              <w:t>Year</w:t>
            </w:r>
            <w:r>
              <w:rPr>
                <w:rFonts w:ascii="Times New Roman" w:hAnsi="Times New Roman" w:hint="eastAsia"/>
                <w:kern w:val="0"/>
                <w:sz w:val="20"/>
                <w:szCs w:val="20"/>
              </w:rPr>
              <w:t xml:space="preserve"> x State</w:t>
            </w:r>
            <w:r w:rsidRPr="000F428E">
              <w:rPr>
                <w:rFonts w:ascii="Times New Roman" w:hAnsi="Times New Roman"/>
                <w:kern w:val="0"/>
                <w:sz w:val="20"/>
                <w:szCs w:val="20"/>
              </w:rPr>
              <w:t xml:space="preserve"> FE</w:t>
            </w:r>
          </w:p>
        </w:tc>
        <w:tc>
          <w:tcPr>
            <w:tcW w:w="666" w:type="pct"/>
            <w:tcBorders>
              <w:left w:val="nil"/>
              <w:bottom w:val="nil"/>
              <w:right w:val="nil"/>
            </w:tcBorders>
          </w:tcPr>
          <w:p w14:paraId="777CC8D3"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5" w:type="pct"/>
            <w:tcBorders>
              <w:left w:val="nil"/>
              <w:bottom w:val="nil"/>
              <w:right w:val="nil"/>
            </w:tcBorders>
          </w:tcPr>
          <w:p w14:paraId="09314C07"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4" w:type="pct"/>
            <w:tcBorders>
              <w:left w:val="nil"/>
              <w:bottom w:val="nil"/>
              <w:right w:val="nil"/>
            </w:tcBorders>
          </w:tcPr>
          <w:p w14:paraId="433E684F"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Borders>
              <w:left w:val="nil"/>
              <w:bottom w:val="nil"/>
              <w:right w:val="nil"/>
            </w:tcBorders>
          </w:tcPr>
          <w:p w14:paraId="4C346847"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119153DF"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0F4B50F4"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r>
      <w:tr w:rsidR="00DF18AA" w:rsidRPr="00DB056C" w14:paraId="65463AAA" w14:textId="77777777">
        <w:trPr>
          <w:trHeight w:val="170"/>
        </w:trPr>
        <w:tc>
          <w:tcPr>
            <w:tcW w:w="1016" w:type="pct"/>
            <w:tcBorders>
              <w:left w:val="nil"/>
              <w:bottom w:val="nil"/>
              <w:right w:val="nil"/>
            </w:tcBorders>
          </w:tcPr>
          <w:p w14:paraId="1B93AE4B" w14:textId="77777777" w:rsidR="00DF18AA" w:rsidRPr="00DB056C" w:rsidRDefault="00DF18AA" w:rsidP="00DF18AA">
            <w:pPr>
              <w:autoSpaceDE w:val="0"/>
              <w:autoSpaceDN w:val="0"/>
              <w:adjustRightInd w:val="0"/>
              <w:spacing w:after="0" w:line="240" w:lineRule="auto"/>
              <w:rPr>
                <w:rFonts w:ascii="Times New Roman" w:hAnsi="Times New Roman"/>
                <w:kern w:val="0"/>
                <w:sz w:val="20"/>
                <w:szCs w:val="20"/>
              </w:rPr>
            </w:pPr>
            <w:r w:rsidRPr="000F428E">
              <w:rPr>
                <w:rFonts w:ascii="Times New Roman" w:hAnsi="Times New Roman"/>
                <w:kern w:val="0"/>
                <w:sz w:val="20"/>
                <w:szCs w:val="20"/>
              </w:rPr>
              <w:t>Firm FE</w:t>
            </w:r>
          </w:p>
        </w:tc>
        <w:tc>
          <w:tcPr>
            <w:tcW w:w="666" w:type="pct"/>
            <w:tcBorders>
              <w:left w:val="nil"/>
              <w:bottom w:val="nil"/>
              <w:right w:val="nil"/>
            </w:tcBorders>
          </w:tcPr>
          <w:p w14:paraId="0B922E11"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5" w:type="pct"/>
            <w:tcBorders>
              <w:left w:val="nil"/>
              <w:bottom w:val="nil"/>
              <w:right w:val="nil"/>
            </w:tcBorders>
          </w:tcPr>
          <w:p w14:paraId="01FE0C36"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4" w:type="pct"/>
            <w:tcBorders>
              <w:left w:val="nil"/>
              <w:bottom w:val="nil"/>
              <w:right w:val="nil"/>
            </w:tcBorders>
          </w:tcPr>
          <w:p w14:paraId="0A27126B"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Borders>
              <w:left w:val="nil"/>
              <w:bottom w:val="nil"/>
              <w:right w:val="nil"/>
            </w:tcBorders>
          </w:tcPr>
          <w:p w14:paraId="17FA3917"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756CE3E3"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6D6F636D"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r>
      <w:tr w:rsidR="00DF18AA" w:rsidRPr="00DB056C" w14:paraId="402A1B9B" w14:textId="77777777">
        <w:trPr>
          <w:trHeight w:val="170"/>
        </w:trPr>
        <w:tc>
          <w:tcPr>
            <w:tcW w:w="1016" w:type="pct"/>
            <w:tcBorders>
              <w:top w:val="nil"/>
              <w:left w:val="nil"/>
              <w:bottom w:val="single" w:sz="4" w:space="0" w:color="auto"/>
              <w:right w:val="nil"/>
            </w:tcBorders>
          </w:tcPr>
          <w:p w14:paraId="52458584" w14:textId="77777777" w:rsidR="00DF18AA" w:rsidRPr="00DB056C" w:rsidRDefault="00DF18AA" w:rsidP="00DF18AA">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Observations</w:t>
            </w:r>
          </w:p>
        </w:tc>
        <w:tc>
          <w:tcPr>
            <w:tcW w:w="666" w:type="pct"/>
            <w:tcBorders>
              <w:top w:val="nil"/>
              <w:left w:val="nil"/>
              <w:bottom w:val="single" w:sz="4" w:space="0" w:color="auto"/>
              <w:right w:val="nil"/>
            </w:tcBorders>
          </w:tcPr>
          <w:p w14:paraId="501FF929" w14:textId="6F99CCCB"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0.1130</w:t>
            </w:r>
          </w:p>
        </w:tc>
        <w:tc>
          <w:tcPr>
            <w:tcW w:w="665" w:type="pct"/>
            <w:tcBorders>
              <w:top w:val="nil"/>
              <w:left w:val="nil"/>
              <w:bottom w:val="single" w:sz="4" w:space="0" w:color="auto"/>
              <w:right w:val="nil"/>
            </w:tcBorders>
          </w:tcPr>
          <w:p w14:paraId="75A67C6C" w14:textId="49369E0B"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0.1131</w:t>
            </w:r>
          </w:p>
        </w:tc>
        <w:tc>
          <w:tcPr>
            <w:tcW w:w="664" w:type="pct"/>
            <w:tcBorders>
              <w:top w:val="nil"/>
              <w:left w:val="nil"/>
              <w:bottom w:val="single" w:sz="4" w:space="0" w:color="auto"/>
              <w:right w:val="nil"/>
            </w:tcBorders>
          </w:tcPr>
          <w:p w14:paraId="0F0035F8" w14:textId="48824104"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0.1128</w:t>
            </w:r>
          </w:p>
        </w:tc>
        <w:tc>
          <w:tcPr>
            <w:tcW w:w="663" w:type="pct"/>
            <w:tcBorders>
              <w:top w:val="nil"/>
              <w:left w:val="nil"/>
              <w:bottom w:val="single" w:sz="4" w:space="0" w:color="auto"/>
              <w:right w:val="nil"/>
            </w:tcBorders>
          </w:tcPr>
          <w:p w14:paraId="162332F4" w14:textId="0496E733"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0.1130</w:t>
            </w:r>
          </w:p>
        </w:tc>
        <w:tc>
          <w:tcPr>
            <w:tcW w:w="663" w:type="pct"/>
            <w:tcBorders>
              <w:bottom w:val="single" w:sz="4" w:space="0" w:color="auto"/>
            </w:tcBorders>
          </w:tcPr>
          <w:p w14:paraId="5F667588" w14:textId="51BE1816"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0.1132</w:t>
            </w:r>
          </w:p>
        </w:tc>
        <w:tc>
          <w:tcPr>
            <w:tcW w:w="663" w:type="pct"/>
            <w:tcBorders>
              <w:bottom w:val="single" w:sz="4" w:space="0" w:color="auto"/>
            </w:tcBorders>
          </w:tcPr>
          <w:p w14:paraId="78B7D9C4" w14:textId="466C646D"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0.1128</w:t>
            </w:r>
          </w:p>
        </w:tc>
      </w:tr>
    </w:tbl>
    <w:p w14:paraId="20D47B45" w14:textId="77777777" w:rsidR="00233108" w:rsidRDefault="0073418C" w:rsidP="00233108">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kern w:val="0"/>
          <w:sz w:val="20"/>
          <w:szCs w:val="20"/>
        </w:rPr>
        <w:t>Note: p-values in parentheses (* 0.10 ** 0.05 *** 0.01)</w:t>
      </w:r>
      <w:r w:rsidR="00233108" w:rsidRPr="00233108">
        <w:rPr>
          <w:rFonts w:ascii="Times New Roman" w:hAnsi="Times New Roman" w:cs="Times New Roman"/>
          <w:kern w:val="0"/>
          <w:sz w:val="20"/>
          <w:szCs w:val="20"/>
        </w:rPr>
        <w:t xml:space="preserve"> </w:t>
      </w:r>
    </w:p>
    <w:p w14:paraId="399C16EA" w14:textId="33676683" w:rsidR="00233108" w:rsidRDefault="00233108" w:rsidP="00233108">
      <w:pPr>
        <w:autoSpaceDE w:val="0"/>
        <w:autoSpaceDN w:val="0"/>
        <w:adjustRightInd w:val="0"/>
        <w:spacing w:after="0" w:line="240" w:lineRule="auto"/>
        <w:rPr>
          <w:rFonts w:ascii="Times New Roman" w:hAnsi="Times New Roman" w:cs="Times New Roman"/>
          <w:kern w:val="0"/>
          <w:sz w:val="20"/>
          <w:szCs w:val="20"/>
        </w:rPr>
      </w:pPr>
      <w:bookmarkStart w:id="269" w:name="OLE_LINK16"/>
      <w:r>
        <w:rPr>
          <w:rFonts w:ascii="Times New Roman" w:hAnsi="Times New Roman" w:cs="Times New Roman"/>
          <w:kern w:val="0"/>
          <w:sz w:val="20"/>
          <w:szCs w:val="20"/>
        </w:rPr>
        <w:t>Standard errors in parentheses</w:t>
      </w:r>
    </w:p>
    <w:p w14:paraId="2A71D643" w14:textId="3427D2BE" w:rsidR="0073418C" w:rsidRDefault="00233108" w:rsidP="00233108">
      <w:pPr>
        <w:autoSpaceDE w:val="0"/>
        <w:autoSpaceDN w:val="0"/>
        <w:adjustRightInd w:val="0"/>
        <w:spacing w:after="0" w:line="240" w:lineRule="auto"/>
        <w:rPr>
          <w:rFonts w:ascii="Times New Roman" w:hAnsi="Times New Roman"/>
          <w:kern w:val="0"/>
          <w:sz w:val="20"/>
          <w:szCs w:val="20"/>
        </w:rPr>
      </w:pPr>
      <w:r>
        <w:rPr>
          <w:rFonts w:ascii="Times New Roman" w:hAnsi="Times New Roman" w:cs="Times New Roman"/>
          <w:kern w:val="0"/>
          <w:sz w:val="20"/>
          <w:szCs w:val="20"/>
        </w:rPr>
        <w:t>Robust standard errors clustered at firm level.</w:t>
      </w:r>
    </w:p>
    <w:bookmarkEnd w:id="269"/>
    <w:p w14:paraId="38EFA48F" w14:textId="77777777" w:rsidR="0073418C" w:rsidRDefault="0073418C">
      <w:pPr>
        <w:spacing w:line="278" w:lineRule="auto"/>
        <w:contextualSpacing w:val="0"/>
        <w:rPr>
          <w:rFonts w:ascii="Times New Roman" w:hAnsi="Times New Roman" w:cs="Times New Roman"/>
          <w:b/>
          <w:kern w:val="0"/>
          <w:sz w:val="22"/>
          <w:szCs w:val="22"/>
          <w14:ligatures w14:val="none"/>
        </w:rPr>
      </w:pPr>
    </w:p>
    <w:p w14:paraId="289D1220" w14:textId="2284FFB6" w:rsidR="002D5B85" w:rsidRPr="00981DF0" w:rsidRDefault="002D5B85" w:rsidP="002D5B85">
      <w:pPr>
        <w:keepNext/>
        <w:autoSpaceDE w:val="0"/>
        <w:autoSpaceDN w:val="0"/>
        <w:adjustRightInd w:val="0"/>
        <w:spacing w:after="0" w:line="240" w:lineRule="auto"/>
        <w:jc w:val="center"/>
        <w:rPr>
          <w:rFonts w:ascii="Times New Roman" w:hAnsi="Times New Roman"/>
          <w:b/>
          <w:bCs/>
          <w:kern w:val="0"/>
        </w:rPr>
      </w:pPr>
      <w:r>
        <w:rPr>
          <w:rFonts w:ascii="Times New Roman" w:hAnsi="Times New Roman" w:hint="eastAsia"/>
          <w:b/>
          <w:bCs/>
          <w:kern w:val="0"/>
        </w:rPr>
        <w:t>Table 6 Alternative DV using FF-48 Industry Classification</w:t>
      </w:r>
    </w:p>
    <w:tbl>
      <w:tblPr>
        <w:tblW w:w="5000" w:type="pct"/>
        <w:tblLook w:val="0000" w:firstRow="0" w:lastRow="0" w:firstColumn="0" w:lastColumn="0" w:noHBand="0" w:noVBand="0"/>
      </w:tblPr>
      <w:tblGrid>
        <w:gridCol w:w="1910"/>
        <w:gridCol w:w="1253"/>
        <w:gridCol w:w="1251"/>
        <w:gridCol w:w="1249"/>
        <w:gridCol w:w="1247"/>
        <w:gridCol w:w="1247"/>
        <w:gridCol w:w="1247"/>
      </w:tblGrid>
      <w:tr w:rsidR="002D5B85" w:rsidRPr="00DB056C" w14:paraId="1BAF6901" w14:textId="77777777">
        <w:trPr>
          <w:trHeight w:val="170"/>
        </w:trPr>
        <w:tc>
          <w:tcPr>
            <w:tcW w:w="1016" w:type="pct"/>
            <w:tcBorders>
              <w:top w:val="single" w:sz="4" w:space="0" w:color="auto"/>
              <w:left w:val="nil"/>
              <w:bottom w:val="nil"/>
              <w:right w:val="nil"/>
            </w:tcBorders>
          </w:tcPr>
          <w:p w14:paraId="2CCD2114"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bookmarkStart w:id="270" w:name="_Hlk219894474"/>
            <w:r>
              <w:rPr>
                <w:rFonts w:ascii="Times New Roman" w:hAnsi="Times New Roman" w:hint="eastAsia"/>
                <w:kern w:val="0"/>
                <w:sz w:val="20"/>
                <w:szCs w:val="20"/>
              </w:rPr>
              <w:t xml:space="preserve">DV: </w:t>
            </w:r>
            <w:r w:rsidRPr="009613B3">
              <w:rPr>
                <w:rFonts w:ascii="Times New Roman" w:hAnsi="Times New Roman"/>
                <w:kern w:val="0"/>
                <w:sz w:val="20"/>
                <w:szCs w:val="20"/>
              </w:rPr>
              <w:t xml:space="preserve">Discretionary </w:t>
            </w:r>
          </w:p>
        </w:tc>
        <w:tc>
          <w:tcPr>
            <w:tcW w:w="1331" w:type="pct"/>
            <w:gridSpan w:val="2"/>
            <w:tcBorders>
              <w:top w:val="single" w:sz="4" w:space="0" w:color="auto"/>
              <w:left w:val="nil"/>
              <w:bottom w:val="nil"/>
              <w:right w:val="nil"/>
            </w:tcBorders>
          </w:tcPr>
          <w:p w14:paraId="547AD2BB"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bookmarkStart w:id="271" w:name="OLE_LINK5"/>
            <w:r>
              <w:rPr>
                <w:rFonts w:ascii="Times New Roman" w:hAnsi="Times New Roman" w:hint="eastAsia"/>
                <w:kern w:val="0"/>
                <w:sz w:val="20"/>
                <w:szCs w:val="20"/>
              </w:rPr>
              <w:t xml:space="preserve">IV: </w:t>
            </w:r>
            <w:bookmarkEnd w:id="271"/>
            <w:r>
              <w:rPr>
                <w:rFonts w:ascii="Times New Roman" w:hAnsi="Times New Roman" w:hint="eastAsia"/>
                <w:kern w:val="0"/>
                <w:sz w:val="20"/>
                <w:szCs w:val="20"/>
              </w:rPr>
              <w:t>ES Score</w:t>
            </w:r>
          </w:p>
        </w:tc>
        <w:tc>
          <w:tcPr>
            <w:tcW w:w="1327" w:type="pct"/>
            <w:gridSpan w:val="2"/>
            <w:tcBorders>
              <w:top w:val="single" w:sz="4" w:space="0" w:color="auto"/>
              <w:left w:val="nil"/>
              <w:bottom w:val="nil"/>
              <w:right w:val="nil"/>
            </w:tcBorders>
          </w:tcPr>
          <w:p w14:paraId="06F3414E"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IV: Env Score</w:t>
            </w:r>
          </w:p>
        </w:tc>
        <w:tc>
          <w:tcPr>
            <w:tcW w:w="1326" w:type="pct"/>
            <w:gridSpan w:val="2"/>
            <w:tcBorders>
              <w:top w:val="single" w:sz="4" w:space="0" w:color="auto"/>
            </w:tcBorders>
          </w:tcPr>
          <w:p w14:paraId="3D1CF9FE"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IV: Soc Score</w:t>
            </w:r>
          </w:p>
        </w:tc>
      </w:tr>
      <w:tr w:rsidR="002D5B85" w:rsidRPr="00DB056C" w14:paraId="73918AF9" w14:textId="77777777">
        <w:trPr>
          <w:trHeight w:val="170"/>
        </w:trPr>
        <w:tc>
          <w:tcPr>
            <w:tcW w:w="1016" w:type="pct"/>
            <w:tcBorders>
              <w:top w:val="nil"/>
              <w:left w:val="nil"/>
              <w:bottom w:val="nil"/>
              <w:right w:val="nil"/>
            </w:tcBorders>
          </w:tcPr>
          <w:p w14:paraId="335C1C23"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9613B3">
              <w:rPr>
                <w:rFonts w:ascii="Times New Roman" w:hAnsi="Times New Roman"/>
                <w:kern w:val="0"/>
                <w:sz w:val="20"/>
                <w:szCs w:val="20"/>
              </w:rPr>
              <w:t>Accrual</w:t>
            </w:r>
          </w:p>
        </w:tc>
        <w:tc>
          <w:tcPr>
            <w:tcW w:w="666" w:type="pct"/>
            <w:tcBorders>
              <w:top w:val="nil"/>
              <w:left w:val="nil"/>
              <w:bottom w:val="nil"/>
              <w:right w:val="nil"/>
            </w:tcBorders>
          </w:tcPr>
          <w:p w14:paraId="6FB03D35"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1</w:t>
            </w:r>
          </w:p>
        </w:tc>
        <w:tc>
          <w:tcPr>
            <w:tcW w:w="665" w:type="pct"/>
            <w:tcBorders>
              <w:top w:val="nil"/>
              <w:left w:val="nil"/>
              <w:bottom w:val="nil"/>
              <w:right w:val="nil"/>
            </w:tcBorders>
          </w:tcPr>
          <w:p w14:paraId="572919EE"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2</w:t>
            </w:r>
          </w:p>
        </w:tc>
        <w:tc>
          <w:tcPr>
            <w:tcW w:w="664" w:type="pct"/>
            <w:tcBorders>
              <w:top w:val="nil"/>
              <w:left w:val="nil"/>
              <w:bottom w:val="nil"/>
              <w:right w:val="nil"/>
            </w:tcBorders>
          </w:tcPr>
          <w:p w14:paraId="5ED4AD14"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3</w:t>
            </w:r>
          </w:p>
        </w:tc>
        <w:tc>
          <w:tcPr>
            <w:tcW w:w="663" w:type="pct"/>
            <w:tcBorders>
              <w:top w:val="nil"/>
              <w:left w:val="nil"/>
              <w:bottom w:val="nil"/>
              <w:right w:val="nil"/>
            </w:tcBorders>
          </w:tcPr>
          <w:p w14:paraId="2000CE81"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4</w:t>
            </w:r>
          </w:p>
        </w:tc>
        <w:tc>
          <w:tcPr>
            <w:tcW w:w="663" w:type="pct"/>
            <w:tcBorders>
              <w:bottom w:val="single" w:sz="4" w:space="0" w:color="auto"/>
            </w:tcBorders>
          </w:tcPr>
          <w:p w14:paraId="59FEF677"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 xml:space="preserve">Model </w:t>
            </w:r>
            <w:r>
              <w:rPr>
                <w:rFonts w:ascii="Times New Roman" w:hAnsi="Times New Roman" w:hint="eastAsia"/>
                <w:kern w:val="0"/>
                <w:sz w:val="20"/>
                <w:szCs w:val="20"/>
              </w:rPr>
              <w:t>5</w:t>
            </w:r>
          </w:p>
        </w:tc>
        <w:tc>
          <w:tcPr>
            <w:tcW w:w="663" w:type="pct"/>
            <w:tcBorders>
              <w:bottom w:val="single" w:sz="4" w:space="0" w:color="auto"/>
            </w:tcBorders>
          </w:tcPr>
          <w:p w14:paraId="254217A3"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 xml:space="preserve">Model </w:t>
            </w:r>
            <w:r>
              <w:rPr>
                <w:rFonts w:ascii="Times New Roman" w:hAnsi="Times New Roman" w:hint="eastAsia"/>
                <w:kern w:val="0"/>
                <w:sz w:val="20"/>
                <w:szCs w:val="20"/>
              </w:rPr>
              <w:t>6</w:t>
            </w:r>
          </w:p>
        </w:tc>
      </w:tr>
      <w:bookmarkEnd w:id="270"/>
      <w:tr w:rsidR="002D5B85" w:rsidRPr="00514755" w14:paraId="2CA365AE" w14:textId="77777777">
        <w:trPr>
          <w:trHeight w:val="170"/>
        </w:trPr>
        <w:tc>
          <w:tcPr>
            <w:tcW w:w="1016" w:type="pct"/>
            <w:tcBorders>
              <w:top w:val="single" w:sz="4" w:space="0" w:color="auto"/>
              <w:left w:val="nil"/>
              <w:bottom w:val="nil"/>
              <w:right w:val="nil"/>
            </w:tcBorders>
          </w:tcPr>
          <w:p w14:paraId="318D6C97"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Firm Size</w:t>
            </w:r>
          </w:p>
        </w:tc>
        <w:tc>
          <w:tcPr>
            <w:tcW w:w="666" w:type="pct"/>
            <w:tcBorders>
              <w:top w:val="single" w:sz="4" w:space="0" w:color="auto"/>
              <w:left w:val="nil"/>
              <w:bottom w:val="nil"/>
              <w:right w:val="nil"/>
            </w:tcBorders>
          </w:tcPr>
          <w:p w14:paraId="198BB9B2"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-0.0020</w:t>
            </w:r>
          </w:p>
        </w:tc>
        <w:tc>
          <w:tcPr>
            <w:tcW w:w="665" w:type="pct"/>
            <w:tcBorders>
              <w:top w:val="single" w:sz="4" w:space="0" w:color="auto"/>
              <w:left w:val="nil"/>
              <w:bottom w:val="nil"/>
              <w:right w:val="nil"/>
            </w:tcBorders>
          </w:tcPr>
          <w:p w14:paraId="205F972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-0.0021</w:t>
            </w:r>
          </w:p>
        </w:tc>
        <w:tc>
          <w:tcPr>
            <w:tcW w:w="664" w:type="pct"/>
            <w:tcBorders>
              <w:top w:val="single" w:sz="4" w:space="0" w:color="auto"/>
              <w:left w:val="nil"/>
              <w:bottom w:val="nil"/>
              <w:right w:val="nil"/>
            </w:tcBorders>
          </w:tcPr>
          <w:p w14:paraId="0E36F443"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-0.0018</w:t>
            </w:r>
          </w:p>
        </w:tc>
        <w:tc>
          <w:tcPr>
            <w:tcW w:w="663" w:type="pct"/>
            <w:tcBorders>
              <w:top w:val="single" w:sz="4" w:space="0" w:color="auto"/>
              <w:left w:val="nil"/>
              <w:bottom w:val="nil"/>
              <w:right w:val="nil"/>
            </w:tcBorders>
          </w:tcPr>
          <w:p w14:paraId="6D45652F"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-0.0021</w:t>
            </w:r>
          </w:p>
        </w:tc>
        <w:tc>
          <w:tcPr>
            <w:tcW w:w="663" w:type="pct"/>
            <w:tcBorders>
              <w:top w:val="single" w:sz="4" w:space="0" w:color="auto"/>
            </w:tcBorders>
          </w:tcPr>
          <w:p w14:paraId="1A47BAC8"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-0.0022</w:t>
            </w:r>
          </w:p>
        </w:tc>
        <w:tc>
          <w:tcPr>
            <w:tcW w:w="663" w:type="pct"/>
            <w:tcBorders>
              <w:top w:val="single" w:sz="4" w:space="0" w:color="auto"/>
            </w:tcBorders>
          </w:tcPr>
          <w:p w14:paraId="4CD54420"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-0.0019</w:t>
            </w:r>
          </w:p>
        </w:tc>
      </w:tr>
      <w:tr w:rsidR="002D5B85" w:rsidRPr="00514755" w14:paraId="5AC7C162" w14:textId="77777777">
        <w:trPr>
          <w:trHeight w:val="170"/>
        </w:trPr>
        <w:tc>
          <w:tcPr>
            <w:tcW w:w="1016" w:type="pct"/>
            <w:tcBorders>
              <w:top w:val="nil"/>
              <w:left w:val="nil"/>
              <w:bottom w:val="nil"/>
              <w:right w:val="nil"/>
            </w:tcBorders>
          </w:tcPr>
          <w:p w14:paraId="138086D3"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44C1127C"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5" w:type="pct"/>
            <w:tcBorders>
              <w:top w:val="nil"/>
              <w:left w:val="nil"/>
              <w:bottom w:val="nil"/>
              <w:right w:val="nil"/>
            </w:tcBorders>
          </w:tcPr>
          <w:p w14:paraId="3DEF03F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4" w:type="pct"/>
            <w:tcBorders>
              <w:top w:val="nil"/>
              <w:left w:val="nil"/>
              <w:bottom w:val="nil"/>
              <w:right w:val="nil"/>
            </w:tcBorders>
          </w:tcPr>
          <w:p w14:paraId="15785B00"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3" w:type="pct"/>
            <w:tcBorders>
              <w:top w:val="nil"/>
              <w:left w:val="nil"/>
              <w:bottom w:val="nil"/>
              <w:right w:val="nil"/>
            </w:tcBorders>
          </w:tcPr>
          <w:p w14:paraId="4547C5EC"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3" w:type="pct"/>
          </w:tcPr>
          <w:p w14:paraId="6D80CE0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3" w:type="pct"/>
          </w:tcPr>
          <w:p w14:paraId="016D57A3"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r>
      <w:tr w:rsidR="002D5B85" w:rsidRPr="00DB056C" w14:paraId="06893703" w14:textId="77777777">
        <w:trPr>
          <w:trHeight w:val="170"/>
        </w:trPr>
        <w:tc>
          <w:tcPr>
            <w:tcW w:w="1016" w:type="pct"/>
            <w:tcBorders>
              <w:top w:val="nil"/>
              <w:left w:val="nil"/>
              <w:bottom w:val="nil"/>
              <w:right w:val="nil"/>
            </w:tcBorders>
          </w:tcPr>
          <w:p w14:paraId="3C52BD25"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ES Score</w:t>
            </w:r>
          </w:p>
        </w:tc>
        <w:tc>
          <w:tcPr>
            <w:tcW w:w="666" w:type="pct"/>
            <w:tcBorders>
              <w:top w:val="nil"/>
              <w:left w:val="nil"/>
              <w:bottom w:val="nil"/>
              <w:right w:val="nil"/>
            </w:tcBorders>
          </w:tcPr>
          <w:p w14:paraId="4D2F1300"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0.0020</w:t>
            </w:r>
          </w:p>
        </w:tc>
        <w:tc>
          <w:tcPr>
            <w:tcW w:w="665" w:type="pct"/>
            <w:tcBorders>
              <w:top w:val="nil"/>
              <w:left w:val="nil"/>
              <w:bottom w:val="nil"/>
              <w:right w:val="nil"/>
            </w:tcBorders>
          </w:tcPr>
          <w:p w14:paraId="21F8C9AF"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0.0035</w:t>
            </w:r>
          </w:p>
        </w:tc>
        <w:tc>
          <w:tcPr>
            <w:tcW w:w="664" w:type="pct"/>
            <w:tcBorders>
              <w:top w:val="nil"/>
              <w:left w:val="nil"/>
              <w:bottom w:val="nil"/>
              <w:right w:val="nil"/>
            </w:tcBorders>
          </w:tcPr>
          <w:p w14:paraId="605DFA84"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10607FC9"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112EFB9"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2E8384C5"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r>
      <w:tr w:rsidR="002D5B85" w:rsidRPr="00DB056C" w14:paraId="6E67C373" w14:textId="77777777">
        <w:trPr>
          <w:trHeight w:val="170"/>
        </w:trPr>
        <w:tc>
          <w:tcPr>
            <w:tcW w:w="1016" w:type="pct"/>
            <w:tcBorders>
              <w:top w:val="nil"/>
              <w:left w:val="nil"/>
              <w:bottom w:val="nil"/>
              <w:right w:val="nil"/>
            </w:tcBorders>
          </w:tcPr>
          <w:p w14:paraId="59101F77"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5A940CF8"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(0.0028)</w:t>
            </w:r>
          </w:p>
        </w:tc>
        <w:tc>
          <w:tcPr>
            <w:tcW w:w="665" w:type="pct"/>
            <w:tcBorders>
              <w:top w:val="nil"/>
              <w:left w:val="nil"/>
              <w:bottom w:val="nil"/>
              <w:right w:val="nil"/>
            </w:tcBorders>
          </w:tcPr>
          <w:p w14:paraId="7CC25FC8"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(0.0029)</w:t>
            </w:r>
          </w:p>
        </w:tc>
        <w:tc>
          <w:tcPr>
            <w:tcW w:w="664" w:type="pct"/>
            <w:tcBorders>
              <w:top w:val="nil"/>
              <w:left w:val="nil"/>
              <w:bottom w:val="nil"/>
              <w:right w:val="nil"/>
            </w:tcBorders>
          </w:tcPr>
          <w:p w14:paraId="47E165C1"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2D097EBF"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05032DC"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7FBC1B14"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r>
      <w:tr w:rsidR="002D5B85" w:rsidRPr="00DB056C" w14:paraId="329063DC" w14:textId="77777777">
        <w:trPr>
          <w:trHeight w:val="170"/>
        </w:trPr>
        <w:tc>
          <w:tcPr>
            <w:tcW w:w="1016" w:type="pct"/>
            <w:tcBorders>
              <w:top w:val="nil"/>
              <w:left w:val="nil"/>
              <w:bottom w:val="nil"/>
              <w:right w:val="nil"/>
            </w:tcBorders>
          </w:tcPr>
          <w:p w14:paraId="1DC21647"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 xml:space="preserve">ES Score # </w:t>
            </w:r>
          </w:p>
        </w:tc>
        <w:tc>
          <w:tcPr>
            <w:tcW w:w="666" w:type="pct"/>
            <w:tcBorders>
              <w:top w:val="nil"/>
              <w:left w:val="nil"/>
              <w:bottom w:val="nil"/>
              <w:right w:val="nil"/>
            </w:tcBorders>
          </w:tcPr>
          <w:p w14:paraId="39DD733E"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7F9AD601"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-0.0098**</w:t>
            </w:r>
          </w:p>
        </w:tc>
        <w:tc>
          <w:tcPr>
            <w:tcW w:w="664" w:type="pct"/>
            <w:tcBorders>
              <w:top w:val="nil"/>
              <w:left w:val="nil"/>
              <w:bottom w:val="nil"/>
              <w:right w:val="nil"/>
            </w:tcBorders>
          </w:tcPr>
          <w:p w14:paraId="7210E550"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0D3A1F22"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9C91294"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1DA663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r>
      <w:tr w:rsidR="002D5B85" w:rsidRPr="00DB056C" w14:paraId="5B9844E2" w14:textId="77777777">
        <w:trPr>
          <w:trHeight w:val="170"/>
        </w:trPr>
        <w:tc>
          <w:tcPr>
            <w:tcW w:w="1016" w:type="pct"/>
            <w:tcBorders>
              <w:top w:val="nil"/>
              <w:left w:val="nil"/>
              <w:bottom w:val="nil"/>
              <w:right w:val="nil"/>
            </w:tcBorders>
          </w:tcPr>
          <w:p w14:paraId="6853CFE1"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725ADD3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22E5E8E4"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(0.0043)</w:t>
            </w:r>
          </w:p>
        </w:tc>
        <w:tc>
          <w:tcPr>
            <w:tcW w:w="664" w:type="pct"/>
            <w:tcBorders>
              <w:top w:val="nil"/>
              <w:left w:val="nil"/>
              <w:bottom w:val="nil"/>
              <w:right w:val="nil"/>
            </w:tcBorders>
          </w:tcPr>
          <w:p w14:paraId="69243F2E"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2E98A513"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310189D1"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2310EE72"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r>
      <w:tr w:rsidR="002D5B85" w:rsidRPr="00DB056C" w14:paraId="632D9BEA" w14:textId="77777777">
        <w:trPr>
          <w:trHeight w:val="170"/>
        </w:trPr>
        <w:tc>
          <w:tcPr>
            <w:tcW w:w="1016" w:type="pct"/>
            <w:tcBorders>
              <w:top w:val="nil"/>
              <w:left w:val="nil"/>
              <w:bottom w:val="nil"/>
              <w:right w:val="nil"/>
            </w:tcBorders>
          </w:tcPr>
          <w:p w14:paraId="7B977827"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w:t>
            </w:r>
            <w:r>
              <w:rPr>
                <w:rFonts w:ascii="Times New Roman" w:hAnsi="Times New Roman" w:hint="eastAsia"/>
                <w:kern w:val="0"/>
                <w:sz w:val="20"/>
                <w:szCs w:val="20"/>
              </w:rPr>
              <w:t>nv</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7CE95924"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1F0DA65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69B3904D"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0.0062</w:t>
            </w:r>
          </w:p>
        </w:tc>
        <w:tc>
          <w:tcPr>
            <w:tcW w:w="663" w:type="pct"/>
            <w:tcBorders>
              <w:top w:val="nil"/>
              <w:left w:val="nil"/>
              <w:bottom w:val="nil"/>
              <w:right w:val="nil"/>
            </w:tcBorders>
          </w:tcPr>
          <w:p w14:paraId="28B3D05C"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0.0091**</w:t>
            </w:r>
          </w:p>
        </w:tc>
        <w:tc>
          <w:tcPr>
            <w:tcW w:w="663" w:type="pct"/>
          </w:tcPr>
          <w:p w14:paraId="154D32F7"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4DA8E387"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r>
      <w:tr w:rsidR="002D5B85" w:rsidRPr="00DB056C" w14:paraId="38290483" w14:textId="77777777">
        <w:trPr>
          <w:trHeight w:val="170"/>
        </w:trPr>
        <w:tc>
          <w:tcPr>
            <w:tcW w:w="1016" w:type="pct"/>
            <w:tcBorders>
              <w:top w:val="nil"/>
              <w:left w:val="nil"/>
              <w:bottom w:val="nil"/>
              <w:right w:val="nil"/>
            </w:tcBorders>
          </w:tcPr>
          <w:p w14:paraId="67C35318"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4B57BFEC"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006A9269"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137F792C"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(0.0044)</w:t>
            </w:r>
          </w:p>
        </w:tc>
        <w:tc>
          <w:tcPr>
            <w:tcW w:w="663" w:type="pct"/>
            <w:tcBorders>
              <w:top w:val="nil"/>
              <w:left w:val="nil"/>
              <w:bottom w:val="nil"/>
              <w:right w:val="nil"/>
            </w:tcBorders>
          </w:tcPr>
          <w:p w14:paraId="1C585B37"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(0.0046)</w:t>
            </w:r>
          </w:p>
        </w:tc>
        <w:tc>
          <w:tcPr>
            <w:tcW w:w="663" w:type="pct"/>
          </w:tcPr>
          <w:p w14:paraId="04AFFDE0"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EAB2EA3"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r>
      <w:tr w:rsidR="002D5B85" w:rsidRPr="00DB056C" w14:paraId="29E68E80" w14:textId="77777777">
        <w:trPr>
          <w:trHeight w:val="170"/>
        </w:trPr>
        <w:tc>
          <w:tcPr>
            <w:tcW w:w="1016" w:type="pct"/>
            <w:tcBorders>
              <w:top w:val="nil"/>
              <w:left w:val="nil"/>
              <w:bottom w:val="nil"/>
              <w:right w:val="nil"/>
            </w:tcBorders>
          </w:tcPr>
          <w:p w14:paraId="189ED701"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w:t>
            </w:r>
            <w:r>
              <w:rPr>
                <w:rFonts w:ascii="Times New Roman" w:hAnsi="Times New Roman" w:hint="eastAsia"/>
                <w:kern w:val="0"/>
                <w:sz w:val="20"/>
                <w:szCs w:val="20"/>
              </w:rPr>
              <w:t>nv</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20AB0ACC"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5CC9E7E2"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48D1B6A6"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3058C736"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-0.0183***</w:t>
            </w:r>
          </w:p>
        </w:tc>
        <w:tc>
          <w:tcPr>
            <w:tcW w:w="663" w:type="pct"/>
          </w:tcPr>
          <w:p w14:paraId="58DF3257"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59B17A3"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r>
      <w:tr w:rsidR="002D5B85" w:rsidRPr="00DB056C" w14:paraId="01409FE4" w14:textId="77777777">
        <w:trPr>
          <w:trHeight w:val="170"/>
        </w:trPr>
        <w:tc>
          <w:tcPr>
            <w:tcW w:w="1016" w:type="pct"/>
            <w:tcBorders>
              <w:top w:val="nil"/>
              <w:left w:val="nil"/>
              <w:bottom w:val="nil"/>
              <w:right w:val="nil"/>
            </w:tcBorders>
          </w:tcPr>
          <w:p w14:paraId="0CF58684"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42362A67"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330590F4"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7796AAD1"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6A240D62"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(0.0070)</w:t>
            </w:r>
          </w:p>
        </w:tc>
        <w:tc>
          <w:tcPr>
            <w:tcW w:w="663" w:type="pct"/>
          </w:tcPr>
          <w:p w14:paraId="04225361"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33E55D7F"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r>
      <w:tr w:rsidR="002D5B85" w:rsidRPr="00DB056C" w14:paraId="4F2F1407" w14:textId="77777777">
        <w:trPr>
          <w:trHeight w:val="170"/>
        </w:trPr>
        <w:tc>
          <w:tcPr>
            <w:tcW w:w="1016" w:type="pct"/>
            <w:tcBorders>
              <w:top w:val="nil"/>
              <w:left w:val="nil"/>
              <w:bottom w:val="nil"/>
              <w:right w:val="nil"/>
            </w:tcBorders>
          </w:tcPr>
          <w:p w14:paraId="27429DA2" w14:textId="77777777" w:rsidR="002D5B85" w:rsidRPr="004F6387" w:rsidRDefault="002D5B85">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Soc</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41A62559"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1DF38FF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23E7344D"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77CE3693"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3D10A5FB"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-0.0016</w:t>
            </w:r>
          </w:p>
        </w:tc>
        <w:tc>
          <w:tcPr>
            <w:tcW w:w="663" w:type="pct"/>
          </w:tcPr>
          <w:p w14:paraId="42BC5C55"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0.0002</w:t>
            </w:r>
          </w:p>
        </w:tc>
      </w:tr>
      <w:tr w:rsidR="002D5B85" w:rsidRPr="00DB056C" w14:paraId="214AB5D9" w14:textId="77777777">
        <w:trPr>
          <w:trHeight w:val="170"/>
        </w:trPr>
        <w:tc>
          <w:tcPr>
            <w:tcW w:w="1016" w:type="pct"/>
            <w:tcBorders>
              <w:top w:val="nil"/>
              <w:left w:val="nil"/>
              <w:bottom w:val="nil"/>
              <w:right w:val="nil"/>
            </w:tcBorders>
          </w:tcPr>
          <w:p w14:paraId="5C2020A4"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57911416"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73BC6808"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1DEFE528"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1736F8E4"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32F6EFA3"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(0.0060)</w:t>
            </w:r>
          </w:p>
        </w:tc>
        <w:tc>
          <w:tcPr>
            <w:tcW w:w="663" w:type="pct"/>
          </w:tcPr>
          <w:p w14:paraId="46540B85"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(0.0062)</w:t>
            </w:r>
          </w:p>
        </w:tc>
      </w:tr>
      <w:tr w:rsidR="002D5B85" w:rsidRPr="00DB056C" w14:paraId="0F30695C" w14:textId="77777777">
        <w:trPr>
          <w:trHeight w:val="170"/>
        </w:trPr>
        <w:tc>
          <w:tcPr>
            <w:tcW w:w="1016" w:type="pct"/>
            <w:tcBorders>
              <w:top w:val="nil"/>
              <w:left w:val="nil"/>
              <w:bottom w:val="nil"/>
              <w:right w:val="nil"/>
            </w:tcBorders>
          </w:tcPr>
          <w:p w14:paraId="4A2F1914"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Soc</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0BE1E68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7456008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225FA81E"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4AC155A6"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75FF9778"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962D273"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-0.0148</w:t>
            </w:r>
          </w:p>
        </w:tc>
      </w:tr>
      <w:tr w:rsidR="002D5B85" w:rsidRPr="00DB056C" w14:paraId="0B3EE883" w14:textId="77777777">
        <w:trPr>
          <w:trHeight w:val="170"/>
        </w:trPr>
        <w:tc>
          <w:tcPr>
            <w:tcW w:w="1016" w:type="pct"/>
            <w:tcBorders>
              <w:top w:val="nil"/>
              <w:left w:val="nil"/>
              <w:bottom w:val="nil"/>
              <w:right w:val="nil"/>
            </w:tcBorders>
          </w:tcPr>
          <w:p w14:paraId="4F46B142"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660B0BB6"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50CD440C"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6DB84EA8"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52AE7C1D"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ADC52C2"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415F975F"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(0.0094)</w:t>
            </w:r>
          </w:p>
        </w:tc>
      </w:tr>
      <w:tr w:rsidR="002D5B85" w:rsidRPr="00DB056C" w14:paraId="2FBC91E2" w14:textId="77777777">
        <w:trPr>
          <w:trHeight w:val="170"/>
        </w:trPr>
        <w:tc>
          <w:tcPr>
            <w:tcW w:w="1016" w:type="pct"/>
            <w:tcBorders>
              <w:top w:val="single" w:sz="4" w:space="0" w:color="auto"/>
              <w:left w:val="nil"/>
              <w:right w:val="nil"/>
            </w:tcBorders>
          </w:tcPr>
          <w:p w14:paraId="076AAAA2"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Adj. R-square</w:t>
            </w:r>
          </w:p>
        </w:tc>
        <w:tc>
          <w:tcPr>
            <w:tcW w:w="666" w:type="pct"/>
            <w:tcBorders>
              <w:top w:val="single" w:sz="4" w:space="0" w:color="auto"/>
              <w:left w:val="nil"/>
              <w:right w:val="nil"/>
            </w:tcBorders>
          </w:tcPr>
          <w:p w14:paraId="2220AF71"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E1DA7">
              <w:rPr>
                <w:rFonts w:ascii="Times New Roman" w:hAnsi="Times New Roman"/>
                <w:kern w:val="0"/>
                <w:sz w:val="20"/>
                <w:szCs w:val="20"/>
              </w:rPr>
              <w:t>0.1196</w:t>
            </w:r>
          </w:p>
        </w:tc>
        <w:tc>
          <w:tcPr>
            <w:tcW w:w="665" w:type="pct"/>
            <w:tcBorders>
              <w:top w:val="single" w:sz="4" w:space="0" w:color="auto"/>
              <w:left w:val="nil"/>
              <w:right w:val="nil"/>
            </w:tcBorders>
          </w:tcPr>
          <w:p w14:paraId="5AF74A6E"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E1DA7">
              <w:rPr>
                <w:rFonts w:ascii="Times New Roman" w:hAnsi="Times New Roman"/>
                <w:kern w:val="0"/>
                <w:sz w:val="20"/>
                <w:szCs w:val="20"/>
              </w:rPr>
              <w:t>0.1197</w:t>
            </w:r>
          </w:p>
        </w:tc>
        <w:tc>
          <w:tcPr>
            <w:tcW w:w="664" w:type="pct"/>
            <w:tcBorders>
              <w:top w:val="single" w:sz="4" w:space="0" w:color="auto"/>
              <w:left w:val="nil"/>
              <w:right w:val="nil"/>
            </w:tcBorders>
          </w:tcPr>
          <w:p w14:paraId="5BEF49A2"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E1DA7">
              <w:rPr>
                <w:rFonts w:ascii="Times New Roman" w:hAnsi="Times New Roman"/>
                <w:kern w:val="0"/>
                <w:sz w:val="20"/>
                <w:szCs w:val="20"/>
              </w:rPr>
              <w:t>0.1196</w:t>
            </w:r>
          </w:p>
        </w:tc>
        <w:tc>
          <w:tcPr>
            <w:tcW w:w="663" w:type="pct"/>
            <w:tcBorders>
              <w:top w:val="single" w:sz="4" w:space="0" w:color="auto"/>
              <w:left w:val="nil"/>
              <w:right w:val="nil"/>
            </w:tcBorders>
          </w:tcPr>
          <w:p w14:paraId="05E8A65E"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E1DA7">
              <w:rPr>
                <w:rFonts w:ascii="Times New Roman" w:hAnsi="Times New Roman"/>
                <w:kern w:val="0"/>
                <w:sz w:val="20"/>
                <w:szCs w:val="20"/>
              </w:rPr>
              <w:t>0.1198</w:t>
            </w:r>
          </w:p>
        </w:tc>
        <w:tc>
          <w:tcPr>
            <w:tcW w:w="663" w:type="pct"/>
            <w:tcBorders>
              <w:top w:val="single" w:sz="4" w:space="0" w:color="auto"/>
            </w:tcBorders>
          </w:tcPr>
          <w:p w14:paraId="494327CF"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E1DA7">
              <w:rPr>
                <w:rFonts w:ascii="Times New Roman" w:hAnsi="Times New Roman"/>
                <w:kern w:val="0"/>
                <w:sz w:val="20"/>
                <w:szCs w:val="20"/>
              </w:rPr>
              <w:t>0.1200</w:t>
            </w:r>
          </w:p>
        </w:tc>
        <w:tc>
          <w:tcPr>
            <w:tcW w:w="663" w:type="pct"/>
            <w:tcBorders>
              <w:top w:val="single" w:sz="4" w:space="0" w:color="auto"/>
            </w:tcBorders>
          </w:tcPr>
          <w:p w14:paraId="305B0ADD"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E1DA7">
              <w:rPr>
                <w:rFonts w:ascii="Times New Roman" w:hAnsi="Times New Roman"/>
                <w:kern w:val="0"/>
                <w:sz w:val="20"/>
                <w:szCs w:val="20"/>
              </w:rPr>
              <w:t>0.1196</w:t>
            </w:r>
          </w:p>
        </w:tc>
      </w:tr>
      <w:tr w:rsidR="002D5B85" w:rsidRPr="00DB056C" w14:paraId="4994A196" w14:textId="77777777">
        <w:trPr>
          <w:trHeight w:val="170"/>
        </w:trPr>
        <w:tc>
          <w:tcPr>
            <w:tcW w:w="1016" w:type="pct"/>
            <w:tcBorders>
              <w:left w:val="nil"/>
              <w:bottom w:val="nil"/>
              <w:right w:val="nil"/>
            </w:tcBorders>
          </w:tcPr>
          <w:p w14:paraId="70355D85"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0F428E">
              <w:rPr>
                <w:rFonts w:ascii="Times New Roman" w:hAnsi="Times New Roman"/>
                <w:kern w:val="0"/>
                <w:sz w:val="20"/>
                <w:szCs w:val="20"/>
              </w:rPr>
              <w:t>Year FE</w:t>
            </w:r>
          </w:p>
        </w:tc>
        <w:tc>
          <w:tcPr>
            <w:tcW w:w="666" w:type="pct"/>
            <w:tcBorders>
              <w:left w:val="nil"/>
              <w:bottom w:val="nil"/>
              <w:right w:val="nil"/>
            </w:tcBorders>
          </w:tcPr>
          <w:p w14:paraId="4A51B007"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5" w:type="pct"/>
            <w:tcBorders>
              <w:left w:val="nil"/>
              <w:bottom w:val="nil"/>
              <w:right w:val="nil"/>
            </w:tcBorders>
          </w:tcPr>
          <w:p w14:paraId="3ADAC7FF"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4" w:type="pct"/>
            <w:tcBorders>
              <w:left w:val="nil"/>
              <w:bottom w:val="nil"/>
              <w:right w:val="nil"/>
            </w:tcBorders>
          </w:tcPr>
          <w:p w14:paraId="7637581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Borders>
              <w:left w:val="nil"/>
              <w:bottom w:val="nil"/>
              <w:right w:val="nil"/>
            </w:tcBorders>
          </w:tcPr>
          <w:p w14:paraId="443BCED0"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4579D4A8"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6DE01BB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r>
      <w:tr w:rsidR="002D5B85" w:rsidRPr="00DB056C" w14:paraId="70112F31" w14:textId="77777777">
        <w:trPr>
          <w:trHeight w:val="170"/>
        </w:trPr>
        <w:tc>
          <w:tcPr>
            <w:tcW w:w="1016" w:type="pct"/>
            <w:tcBorders>
              <w:left w:val="nil"/>
              <w:bottom w:val="nil"/>
              <w:right w:val="nil"/>
            </w:tcBorders>
          </w:tcPr>
          <w:p w14:paraId="6607CA70"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0F428E">
              <w:rPr>
                <w:rFonts w:ascii="Times New Roman" w:hAnsi="Times New Roman"/>
                <w:kern w:val="0"/>
                <w:sz w:val="20"/>
                <w:szCs w:val="20"/>
              </w:rPr>
              <w:t>Firm FE</w:t>
            </w:r>
          </w:p>
        </w:tc>
        <w:tc>
          <w:tcPr>
            <w:tcW w:w="666" w:type="pct"/>
            <w:tcBorders>
              <w:left w:val="nil"/>
              <w:bottom w:val="nil"/>
              <w:right w:val="nil"/>
            </w:tcBorders>
          </w:tcPr>
          <w:p w14:paraId="53EE0773"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5" w:type="pct"/>
            <w:tcBorders>
              <w:left w:val="nil"/>
              <w:bottom w:val="nil"/>
              <w:right w:val="nil"/>
            </w:tcBorders>
          </w:tcPr>
          <w:p w14:paraId="6DA09BAB"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4" w:type="pct"/>
            <w:tcBorders>
              <w:left w:val="nil"/>
              <w:bottom w:val="nil"/>
              <w:right w:val="nil"/>
            </w:tcBorders>
          </w:tcPr>
          <w:p w14:paraId="4580E79B"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Borders>
              <w:left w:val="nil"/>
              <w:bottom w:val="nil"/>
              <w:right w:val="nil"/>
            </w:tcBorders>
          </w:tcPr>
          <w:p w14:paraId="7D420224"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6859214D"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3E5F7B7D"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r>
      <w:tr w:rsidR="002D5B85" w:rsidRPr="00DB056C" w14:paraId="31DC1383" w14:textId="77777777">
        <w:trPr>
          <w:trHeight w:val="170"/>
        </w:trPr>
        <w:tc>
          <w:tcPr>
            <w:tcW w:w="1016" w:type="pct"/>
            <w:tcBorders>
              <w:top w:val="nil"/>
              <w:left w:val="nil"/>
              <w:bottom w:val="single" w:sz="4" w:space="0" w:color="auto"/>
              <w:right w:val="nil"/>
            </w:tcBorders>
          </w:tcPr>
          <w:p w14:paraId="5E4C6143"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Observations</w:t>
            </w:r>
          </w:p>
        </w:tc>
        <w:tc>
          <w:tcPr>
            <w:tcW w:w="666" w:type="pct"/>
            <w:tcBorders>
              <w:top w:val="nil"/>
              <w:left w:val="nil"/>
              <w:bottom w:val="single" w:sz="4" w:space="0" w:color="auto"/>
              <w:right w:val="nil"/>
            </w:tcBorders>
          </w:tcPr>
          <w:p w14:paraId="333C27EC"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5" w:type="pct"/>
            <w:tcBorders>
              <w:top w:val="nil"/>
              <w:left w:val="nil"/>
              <w:bottom w:val="single" w:sz="4" w:space="0" w:color="auto"/>
              <w:right w:val="nil"/>
            </w:tcBorders>
          </w:tcPr>
          <w:p w14:paraId="25D467BF"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4" w:type="pct"/>
            <w:tcBorders>
              <w:top w:val="nil"/>
              <w:left w:val="nil"/>
              <w:bottom w:val="single" w:sz="4" w:space="0" w:color="auto"/>
              <w:right w:val="nil"/>
            </w:tcBorders>
          </w:tcPr>
          <w:p w14:paraId="609CCA26"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3" w:type="pct"/>
            <w:tcBorders>
              <w:top w:val="nil"/>
              <w:left w:val="nil"/>
              <w:bottom w:val="single" w:sz="4" w:space="0" w:color="auto"/>
              <w:right w:val="nil"/>
            </w:tcBorders>
          </w:tcPr>
          <w:p w14:paraId="7A0403BF"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3" w:type="pct"/>
            <w:tcBorders>
              <w:bottom w:val="single" w:sz="4" w:space="0" w:color="auto"/>
            </w:tcBorders>
          </w:tcPr>
          <w:p w14:paraId="07109E77"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3" w:type="pct"/>
            <w:tcBorders>
              <w:bottom w:val="single" w:sz="4" w:space="0" w:color="auto"/>
            </w:tcBorders>
          </w:tcPr>
          <w:p w14:paraId="239BFA3F"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r>
    </w:tbl>
    <w:p w14:paraId="62E54D26" w14:textId="77777777" w:rsidR="002D5B85" w:rsidRDefault="002D5B85" w:rsidP="002D5B85">
      <w:pPr>
        <w:autoSpaceDE w:val="0"/>
        <w:autoSpaceDN w:val="0"/>
        <w:adjustRightInd w:val="0"/>
        <w:spacing w:after="0" w:line="240" w:lineRule="auto"/>
        <w:rPr>
          <w:rFonts w:ascii="Times New Roman" w:hAnsi="Times New Roman"/>
          <w:kern w:val="0"/>
          <w:sz w:val="20"/>
          <w:szCs w:val="20"/>
        </w:rPr>
      </w:pPr>
      <w:r>
        <w:rPr>
          <w:rFonts w:ascii="Times New Roman" w:hAnsi="Times New Roman"/>
          <w:kern w:val="0"/>
          <w:sz w:val="20"/>
          <w:szCs w:val="20"/>
        </w:rPr>
        <w:t>Note: p-values in parentheses (* 0.10 ** 0.05 *** 0.01)</w:t>
      </w:r>
    </w:p>
    <w:p w14:paraId="11CD8C5D" w14:textId="77777777" w:rsidR="002D5B85" w:rsidRDefault="002D5B85" w:rsidP="002D5B85">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Standard errors in parentheses</w:t>
      </w:r>
    </w:p>
    <w:p w14:paraId="158E924C" w14:textId="77777777" w:rsidR="002D5B85" w:rsidRDefault="002D5B85" w:rsidP="002D5B85">
      <w:pPr>
        <w:autoSpaceDE w:val="0"/>
        <w:autoSpaceDN w:val="0"/>
        <w:adjustRightInd w:val="0"/>
        <w:spacing w:after="0" w:line="240" w:lineRule="auto"/>
        <w:rPr>
          <w:rFonts w:ascii="Times New Roman" w:hAnsi="Times New Roman"/>
          <w:kern w:val="0"/>
          <w:sz w:val="20"/>
          <w:szCs w:val="20"/>
        </w:rPr>
      </w:pPr>
      <w:r>
        <w:rPr>
          <w:rFonts w:ascii="Times New Roman" w:hAnsi="Times New Roman" w:cs="Times New Roman"/>
          <w:kern w:val="0"/>
          <w:sz w:val="20"/>
          <w:szCs w:val="20"/>
        </w:rPr>
        <w:t>Robust standard errors clustered at firm level.</w:t>
      </w:r>
    </w:p>
    <w:p w14:paraId="382CC562" w14:textId="77777777" w:rsidR="002D5B85" w:rsidRPr="002D5B85" w:rsidRDefault="002D5B85">
      <w:pPr>
        <w:spacing w:line="278" w:lineRule="auto"/>
        <w:contextualSpacing w:val="0"/>
        <w:rPr>
          <w:rFonts w:ascii="Times New Roman" w:hAnsi="Times New Roman" w:cs="Times New Roman"/>
          <w:b/>
          <w:kern w:val="0"/>
          <w:sz w:val="22"/>
          <w:szCs w:val="22"/>
          <w14:ligatures w14:val="none"/>
        </w:rPr>
      </w:pPr>
    </w:p>
    <w:p w14:paraId="47954D71" w14:textId="2C8E2E3F" w:rsidR="0073418C" w:rsidRDefault="0073418C">
      <w:pPr>
        <w:spacing w:line="278" w:lineRule="auto"/>
        <w:contextualSpacing w:val="0"/>
        <w:rPr>
          <w:rFonts w:ascii="Times New Roman" w:hAnsi="Times New Roman" w:cs="Times New Roman"/>
          <w:b/>
          <w:kern w:val="0"/>
          <w:sz w:val="22"/>
          <w:szCs w:val="22"/>
          <w14:ligatures w14:val="none"/>
        </w:rPr>
      </w:pPr>
      <w:r>
        <w:rPr>
          <w:rFonts w:ascii="Times New Roman" w:hAnsi="Times New Roman" w:cs="Times New Roman"/>
          <w:b/>
          <w:kern w:val="0"/>
          <w:sz w:val="22"/>
          <w:szCs w:val="22"/>
          <w14:ligatures w14:val="none"/>
        </w:rPr>
        <w:br w:type="page"/>
      </w:r>
    </w:p>
    <w:bookmarkEnd w:id="267"/>
    <w:p w14:paraId="13FD1871" w14:textId="1664D2F0" w:rsidR="009F7ED5" w:rsidRPr="00A40B7C" w:rsidRDefault="00405406" w:rsidP="000C6528">
      <w:pPr>
        <w:spacing w:line="240" w:lineRule="auto"/>
        <w:jc w:val="center"/>
        <w:rPr>
          <w:rFonts w:ascii="Times New Roman" w:hAnsi="Times New Roman" w:cs="Times New Roman"/>
          <w:sz w:val="22"/>
          <w:szCs w:val="22"/>
        </w:rPr>
      </w:pPr>
      <w:r w:rsidRPr="00A40B7C">
        <w:rPr>
          <w:rFonts w:ascii="Times New Roman" w:hAnsi="Times New Roman" w:cs="Times New Roman" w:hint="eastAsia"/>
          <w:b/>
          <w:sz w:val="22"/>
          <w:szCs w:val="22"/>
        </w:rPr>
        <w:lastRenderedPageBreak/>
        <w:t>Appendix A</w:t>
      </w:r>
      <w:r w:rsidR="000F5E0B" w:rsidRPr="00A40B7C">
        <w:rPr>
          <w:rFonts w:ascii="Times New Roman" w:hAnsi="Times New Roman" w:cs="Times New Roman" w:hint="eastAsia"/>
          <w:b/>
          <w:sz w:val="22"/>
          <w:szCs w:val="22"/>
        </w:rPr>
        <w:t xml:space="preserve"> Measuring </w:t>
      </w:r>
      <w:r w:rsidR="009F3A81" w:rsidRPr="00A40B7C">
        <w:rPr>
          <w:rFonts w:ascii="Times New Roman" w:hAnsi="Times New Roman" w:cs="Times New Roman" w:hint="eastAsia"/>
          <w:b/>
          <w:sz w:val="22"/>
          <w:szCs w:val="22"/>
        </w:rPr>
        <w:t>Discretionary Accruals</w:t>
      </w:r>
    </w:p>
    <w:p w14:paraId="6F9F5E58" w14:textId="1A613E76" w:rsidR="009F7ED5" w:rsidRPr="00A40B7C" w:rsidRDefault="008C57E2" w:rsidP="000C6528">
      <w:pPr>
        <w:spacing w:line="240" w:lineRule="auto"/>
        <w:ind w:firstLineChars="200" w:firstLine="440"/>
        <w:rPr>
          <w:rFonts w:ascii="Times New Roman" w:hAnsi="Times New Roman" w:cs="Times New Roman"/>
          <w:sz w:val="22"/>
          <w:szCs w:val="22"/>
        </w:rPr>
      </w:pPr>
      <w:r w:rsidRPr="00A40B7C">
        <w:rPr>
          <w:rFonts w:ascii="Times New Roman" w:hAnsi="Times New Roman" w:cs="Times New Roman" w:hint="eastAsia"/>
          <w:sz w:val="22"/>
          <w:szCs w:val="22"/>
        </w:rPr>
        <w:t>Discretionary accrual is measure as t</w:t>
      </w:r>
      <w:r w:rsidR="009F7ED5" w:rsidRPr="00A40B7C">
        <w:rPr>
          <w:rFonts w:ascii="Times New Roman" w:hAnsi="Times New Roman" w:cs="Times New Roman"/>
          <w:sz w:val="22"/>
          <w:szCs w:val="22"/>
        </w:rPr>
        <w:t>he difference between total accruals and estimated nondiscretionary accruals</w:t>
      </w:r>
      <w:r w:rsidRPr="00A40B7C">
        <w:rPr>
          <w:rFonts w:ascii="Times New Roman" w:hAnsi="Times New Roman" w:cs="Times New Roman" w:hint="eastAsia"/>
          <w:sz w:val="22"/>
          <w:szCs w:val="22"/>
        </w:rPr>
        <w:t xml:space="preserve"> </w:t>
      </w:r>
      <w:r w:rsidRPr="00A40B7C">
        <w:rPr>
          <w:rFonts w:ascii="Times New Roman" w:hAnsi="Times New Roman" w:cs="Times New Roman"/>
          <w:sz w:val="22"/>
          <w:szCs w:val="22"/>
        </w:rPr>
        <w:t>(Dechow et al., 1995; Larson et al., 2018)</w:t>
      </w:r>
      <w:r w:rsidR="009F7ED5" w:rsidRPr="00A40B7C">
        <w:rPr>
          <w:rFonts w:ascii="Times New Roman" w:hAnsi="Times New Roman" w:cs="Times New Roman"/>
          <w:sz w:val="22"/>
          <w:szCs w:val="22"/>
        </w:rPr>
        <w:t>. Non-discretionary accruals are estimated using a modified Jones model. The following cross-sectional model is run by year and two-digit SIC code:</w:t>
      </w:r>
    </w:p>
    <w:p w14:paraId="4FF3581E" w14:textId="439339E6" w:rsidR="009F7ED5" w:rsidRPr="00A40B7C" w:rsidRDefault="00F70599" w:rsidP="00A34357">
      <w:pPr>
        <w:spacing w:line="240" w:lineRule="auto"/>
        <w:jc w:val="center"/>
        <w:rPr>
          <w:rFonts w:ascii="Times New Roman" w:hAnsi="Times New Roman" w:cs="Times New Roman"/>
          <w:sz w:val="22"/>
          <w:szCs w:val="22"/>
        </w:rPr>
      </w:pPr>
      <m:oMathPara>
        <m:oMath>
          <m:r>
            <w:rPr>
              <w:rFonts w:ascii="Cambria Math" w:hAnsi="Cambria Math" w:cs="Times New Roman"/>
              <w:sz w:val="22"/>
              <w:szCs w:val="22"/>
            </w:rPr>
            <m:t>ACC =α +</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1</m:t>
              </m:r>
            </m:sub>
          </m:sSub>
          <m:d>
            <m:dPr>
              <m:ctrlPr>
                <w:rPr>
                  <w:rFonts w:ascii="Cambria Math" w:hAnsi="Cambria Math" w:cs="Times New Roman"/>
                  <w:i/>
                  <w:sz w:val="22"/>
                  <w:szCs w:val="22"/>
                </w:rPr>
              </m:ctrlPr>
            </m:dPr>
            <m:e>
              <m:r>
                <m:rPr>
                  <m:sty m:val="p"/>
                </m:rPr>
                <w:rPr>
                  <w:rFonts w:ascii="Cambria Math" w:hAnsi="Cambria Math" w:cs="Times New Roman"/>
                  <w:sz w:val="22"/>
                  <w:szCs w:val="22"/>
                </w:rPr>
                <m:t>Δ</m:t>
              </m:r>
              <m:r>
                <w:rPr>
                  <w:rFonts w:ascii="Cambria Math" w:hAnsi="Cambria Math" w:cs="Times New Roman"/>
                  <w:sz w:val="22"/>
                  <w:szCs w:val="22"/>
                </w:rPr>
                <m:t xml:space="preserve"> Rev</m:t>
              </m:r>
            </m:e>
          </m:d>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2</m:t>
              </m:r>
            </m:sub>
          </m:sSub>
          <m:r>
            <w:rPr>
              <w:rFonts w:ascii="Cambria Math" w:hAnsi="Cambria Math" w:cs="Times New Roman"/>
              <w:sz w:val="22"/>
              <w:szCs w:val="22"/>
            </w:rPr>
            <m:t xml:space="preserve"> PPE +ϵ,</m:t>
          </m:r>
        </m:oMath>
      </m:oMathPara>
    </w:p>
    <w:p w14:paraId="1AAABE5B" w14:textId="11607DAE" w:rsidR="00D11031" w:rsidRPr="00A40B7C" w:rsidRDefault="009F7ED5" w:rsidP="009F7ED5">
      <w:pPr>
        <w:spacing w:line="240" w:lineRule="auto"/>
        <w:rPr>
          <w:rFonts w:ascii="Times New Roman" w:hAnsi="Times New Roman" w:cs="Times New Roman"/>
          <w:sz w:val="22"/>
          <w:szCs w:val="22"/>
        </w:rPr>
      </w:pPr>
      <w:r w:rsidRPr="00A40B7C">
        <w:rPr>
          <w:rFonts w:ascii="Times New Roman" w:hAnsi="Times New Roman" w:cs="Times New Roman"/>
          <w:sz w:val="22"/>
          <w:szCs w:val="22"/>
        </w:rPr>
        <w:t>where:</w:t>
      </w:r>
      <w:r w:rsidR="00B219CD" w:rsidRPr="00A40B7C">
        <w:rPr>
          <w:rFonts w:ascii="Times New Roman" w:hAnsi="Times New Roman" w:cs="Times New Roman" w:hint="eastAsia"/>
          <w:sz w:val="22"/>
          <w:szCs w:val="22"/>
        </w:rPr>
        <w:t xml:space="preserve"> ACC = total accruals; </w:t>
      </w:r>
      <w:r w:rsidR="00B219CD" w:rsidRPr="00A40B7C">
        <w:rPr>
          <w:rFonts w:ascii="Times New Roman" w:hAnsi="Times New Roman" w:cs="Times New Roman"/>
          <w:sz w:val="22"/>
          <w:szCs w:val="22"/>
        </w:rPr>
        <w:t>Δ Rev</w:t>
      </w:r>
      <w:r w:rsidR="00D11031" w:rsidRPr="00A40B7C">
        <w:rPr>
          <w:rFonts w:ascii="Times New Roman" w:hAnsi="Times New Roman" w:cs="Times New Roman" w:hint="eastAsia"/>
          <w:sz w:val="22"/>
          <w:szCs w:val="22"/>
        </w:rPr>
        <w:t xml:space="preserve"> = </w:t>
      </w:r>
      <w:r w:rsidR="00D11031" w:rsidRPr="00A40B7C">
        <w:rPr>
          <w:rFonts w:ascii="Times New Roman" w:hAnsi="Times New Roman" w:cs="Times New Roman"/>
          <w:sz w:val="22"/>
          <w:szCs w:val="22"/>
        </w:rPr>
        <w:t>current sales revenue less prior year’s sales revenue, scaled by prior year’s total assets</w:t>
      </w:r>
      <w:r w:rsidR="00D11031" w:rsidRPr="00A40B7C">
        <w:rPr>
          <w:rFonts w:ascii="Times New Roman" w:hAnsi="Times New Roman" w:cs="Times New Roman" w:hint="eastAsia"/>
          <w:sz w:val="22"/>
          <w:szCs w:val="22"/>
        </w:rPr>
        <w:t>; PEE=</w:t>
      </w:r>
      <w:r w:rsidR="000C6528" w:rsidRPr="00A40B7C">
        <w:rPr>
          <w:rFonts w:ascii="Times New Roman" w:hAnsi="Times New Roman" w:cs="Times New Roman"/>
          <w:sz w:val="22"/>
          <w:szCs w:val="22"/>
        </w:rPr>
        <w:t xml:space="preserve">gross property, plant, and </w:t>
      </w:r>
      <w:r w:rsidR="006546B2" w:rsidRPr="00A40B7C">
        <w:rPr>
          <w:rFonts w:ascii="Times New Roman" w:hAnsi="Times New Roman" w:cs="Times New Roman"/>
          <w:sz w:val="22"/>
          <w:szCs w:val="22"/>
        </w:rPr>
        <w:t>equipment,</w:t>
      </w:r>
      <w:r w:rsidR="000C6528" w:rsidRPr="00A40B7C">
        <w:rPr>
          <w:rFonts w:ascii="Times New Roman" w:hAnsi="Times New Roman" w:cs="Times New Roman"/>
          <w:sz w:val="22"/>
          <w:szCs w:val="22"/>
        </w:rPr>
        <w:t xml:space="preserve"> scaled by prior year’s total assets</w:t>
      </w:r>
    </w:p>
    <w:p w14:paraId="02DA83A8" w14:textId="1EB4D70D" w:rsidR="009F7ED5" w:rsidRPr="00A40B7C" w:rsidRDefault="009F7ED5" w:rsidP="000C6528">
      <w:pPr>
        <w:spacing w:line="240" w:lineRule="auto"/>
        <w:ind w:firstLineChars="200" w:firstLine="440"/>
        <w:rPr>
          <w:rFonts w:ascii="Times New Roman" w:hAnsi="Times New Roman" w:cs="Times New Roman"/>
          <w:sz w:val="22"/>
          <w:szCs w:val="22"/>
        </w:rPr>
      </w:pPr>
      <w:r w:rsidRPr="00A40B7C">
        <w:rPr>
          <w:rFonts w:ascii="Times New Roman" w:hAnsi="Times New Roman" w:cs="Times New Roman"/>
          <w:sz w:val="22"/>
          <w:szCs w:val="22"/>
        </w:rPr>
        <w:t>The estimated coefficients from this regression are then used to compute nondiscretionary accruals for each firm as follows:</w:t>
      </w:r>
    </w:p>
    <w:p w14:paraId="13F98286" w14:textId="296E93A6" w:rsidR="009F7ED5" w:rsidRPr="00A40B7C" w:rsidRDefault="00C928D7" w:rsidP="009F7ED5">
      <w:pPr>
        <w:spacing w:line="240" w:lineRule="auto"/>
        <w:rPr>
          <w:rFonts w:ascii="Times New Roman" w:hAnsi="Times New Roman" w:cs="Times New Roman"/>
          <w:sz w:val="22"/>
          <w:szCs w:val="22"/>
        </w:rPr>
      </w:pPr>
      <m:oMathPara>
        <m:oMath>
          <m:r>
            <w:rPr>
              <w:rFonts w:ascii="Cambria Math" w:hAnsi="Cambria Math" w:cs="Times New Roman"/>
              <w:sz w:val="22"/>
              <w:szCs w:val="22"/>
            </w:rPr>
            <m:t xml:space="preserve">NDACC =α + </m:t>
          </m:r>
          <m:acc>
            <m:accPr>
              <m:ctrlPr>
                <w:rPr>
                  <w:rFonts w:ascii="Cambria Math" w:hAnsi="Cambria Math" w:cs="Times New Roman"/>
                  <w:i/>
                  <w:sz w:val="22"/>
                  <w:szCs w:val="22"/>
                </w:rPr>
              </m:ctrlPr>
            </m:accPr>
            <m:e>
              <m:sSub>
                <m:sSubPr>
                  <m:ctrlPr>
                    <w:rPr>
                      <w:rFonts w:ascii="Cambria Math" w:hAnsi="Cambria Math" w:cs="Times New Roman"/>
                      <w:i/>
                      <w:sz w:val="22"/>
                      <w:szCs w:val="22"/>
                    </w:rPr>
                  </m:ctrlPr>
                </m:sSubPr>
                <m:e>
                  <m:r>
                    <w:rPr>
                      <w:rFonts w:ascii="Cambria Math" w:hAnsi="Cambria Math" w:cs="Times New Roman" w:hint="eastAsia"/>
                      <w:sz w:val="22"/>
                      <w:szCs w:val="22"/>
                    </w:rPr>
                    <m:t>β</m:t>
                  </m:r>
                  <m:ctrlPr>
                    <w:rPr>
                      <w:rFonts w:ascii="Cambria Math" w:hAnsi="Cambria Math" w:cs="Times New Roman" w:hint="eastAsia"/>
                      <w:i/>
                      <w:sz w:val="22"/>
                      <w:szCs w:val="22"/>
                    </w:rPr>
                  </m:ctrlPr>
                </m:e>
                <m:sub>
                  <m:r>
                    <w:rPr>
                      <w:rFonts w:ascii="Cambria Math" w:hAnsi="Cambria Math" w:cs="Times New Roman"/>
                      <w:sz w:val="22"/>
                      <w:szCs w:val="22"/>
                    </w:rPr>
                    <m:t>1</m:t>
                  </m:r>
                </m:sub>
              </m:sSub>
            </m:e>
          </m:acc>
          <m:d>
            <m:dPr>
              <m:ctrlPr>
                <w:rPr>
                  <w:rFonts w:ascii="Cambria Math" w:hAnsi="Cambria Math" w:cs="Times New Roman"/>
                  <w:i/>
                  <w:sz w:val="22"/>
                  <w:szCs w:val="22"/>
                </w:rPr>
              </m:ctrlPr>
            </m:dPr>
            <m:e>
              <m:r>
                <m:rPr>
                  <m:sty m:val="p"/>
                </m:rPr>
                <w:rPr>
                  <w:rFonts w:ascii="Cambria Math" w:hAnsi="Cambria Math" w:cs="Times New Roman"/>
                  <w:sz w:val="22"/>
                  <w:szCs w:val="22"/>
                </w:rPr>
                <m:t>Δ</m:t>
              </m:r>
              <m:r>
                <w:rPr>
                  <w:rFonts w:ascii="Cambria Math" w:hAnsi="Cambria Math" w:cs="Times New Roman"/>
                  <w:sz w:val="22"/>
                  <w:szCs w:val="22"/>
                </w:rPr>
                <m:t xml:space="preserve"> Rev -</m:t>
              </m:r>
              <m:r>
                <m:rPr>
                  <m:sty m:val="p"/>
                </m:rPr>
                <w:rPr>
                  <w:rFonts w:ascii="Cambria Math" w:hAnsi="Cambria Math" w:cs="Times New Roman"/>
                  <w:sz w:val="22"/>
                  <w:szCs w:val="22"/>
                </w:rPr>
                <m:t>Δ</m:t>
              </m:r>
              <m:r>
                <w:rPr>
                  <w:rFonts w:ascii="Cambria Math" w:hAnsi="Cambria Math" w:cs="Times New Roman"/>
                  <w:sz w:val="22"/>
                  <w:szCs w:val="22"/>
                </w:rPr>
                <m:t xml:space="preserve"> AR</m:t>
              </m:r>
            </m:e>
          </m:d>
          <m:r>
            <w:rPr>
              <w:rFonts w:ascii="Cambria Math" w:hAnsi="Cambria Math" w:cs="Times New Roman"/>
              <w:sz w:val="22"/>
              <w:szCs w:val="22"/>
            </w:rPr>
            <m:t xml:space="preserve">+ </m:t>
          </m:r>
          <m:acc>
            <m:accPr>
              <m:ctrlPr>
                <w:rPr>
                  <w:rFonts w:ascii="Cambria Math" w:hAnsi="Cambria Math" w:cs="Times New Roman"/>
                  <w:i/>
                  <w:sz w:val="22"/>
                  <w:szCs w:val="22"/>
                </w:rPr>
              </m:ctrlPr>
            </m:accPr>
            <m:e>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2</m:t>
                  </m:r>
                </m:sub>
              </m:sSub>
            </m:e>
          </m:acc>
          <m:r>
            <w:rPr>
              <w:rFonts w:ascii="Cambria Math" w:hAnsi="Cambria Math" w:cs="Times New Roman"/>
              <w:sz w:val="22"/>
              <w:szCs w:val="22"/>
            </w:rPr>
            <m:t xml:space="preserve"> PPE,</m:t>
          </m:r>
        </m:oMath>
      </m:oMathPara>
    </w:p>
    <w:p w14:paraId="4B82AA50" w14:textId="7EAD54E4" w:rsidR="009F3A81" w:rsidRPr="00A40B7C" w:rsidRDefault="009F7ED5" w:rsidP="009F7ED5">
      <w:pPr>
        <w:spacing w:line="240" w:lineRule="auto"/>
        <w:rPr>
          <w:rFonts w:ascii="Times New Roman" w:hAnsi="Times New Roman" w:cs="Times New Roman"/>
          <w:sz w:val="22"/>
          <w:szCs w:val="22"/>
        </w:rPr>
      </w:pPr>
      <w:r w:rsidRPr="00A40B7C">
        <w:rPr>
          <w:rFonts w:ascii="Times New Roman" w:hAnsi="Times New Roman" w:cs="Times New Roman"/>
          <w:sz w:val="22"/>
          <w:szCs w:val="22"/>
        </w:rPr>
        <w:t>where:</w:t>
      </w:r>
      <w:r w:rsidR="006546B2" w:rsidRPr="00A40B7C">
        <w:rPr>
          <w:rFonts w:ascii="Times New Roman" w:hAnsi="Times New Roman" w:cs="Times New Roman" w:hint="eastAsia"/>
          <w:sz w:val="22"/>
          <w:szCs w:val="22"/>
        </w:rPr>
        <w:t xml:space="preserve"> </w:t>
      </w:r>
      <w:r w:rsidR="006546B2" w:rsidRPr="00A40B7C">
        <w:rPr>
          <w:rFonts w:ascii="Times New Roman" w:hAnsi="Times New Roman" w:cs="Times New Roman" w:hint="eastAsia"/>
          <w:sz w:val="22"/>
          <w:szCs w:val="22"/>
        </w:rPr>
        <w:t>Δ</w:t>
      </w:r>
      <w:r w:rsidR="006546B2" w:rsidRPr="00A40B7C">
        <w:rPr>
          <w:rFonts w:ascii="Times New Roman" w:hAnsi="Times New Roman" w:cs="Times New Roman"/>
          <w:sz w:val="22"/>
          <w:szCs w:val="22"/>
        </w:rPr>
        <w:t xml:space="preserve"> AR </w:t>
      </w:r>
      <w:r w:rsidR="006546B2" w:rsidRPr="00A40B7C">
        <w:rPr>
          <w:rFonts w:ascii="Times New Roman" w:hAnsi="Times New Roman" w:cs="Times New Roman" w:hint="eastAsia"/>
          <w:sz w:val="22"/>
          <w:szCs w:val="22"/>
        </w:rPr>
        <w:t xml:space="preserve">= </w:t>
      </w:r>
      <w:r w:rsidRPr="00A40B7C">
        <w:rPr>
          <w:rFonts w:ascii="Times New Roman" w:hAnsi="Times New Roman" w:cs="Times New Roman"/>
          <w:sz w:val="22"/>
          <w:szCs w:val="22"/>
        </w:rPr>
        <w:t>accounts receivable less prior year's accounts receivable, scaled by prior year's total assets</w:t>
      </w:r>
      <w:r w:rsidR="006546B2" w:rsidRPr="00A40B7C">
        <w:rPr>
          <w:rFonts w:ascii="Times New Roman" w:hAnsi="Times New Roman" w:cs="Times New Roman" w:hint="eastAsia"/>
          <w:sz w:val="22"/>
          <w:szCs w:val="22"/>
        </w:rPr>
        <w:t>.</w:t>
      </w:r>
    </w:p>
    <w:sectPr w:rsidR="009F3A81" w:rsidRPr="00A40B7C" w:rsidSect="00331E04">
      <w:pgSz w:w="12240" w:h="15840"/>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Yuguo LI" w:date="2026-04-07T23:01:00Z" w:initials="YL">
    <w:p w14:paraId="39F99E13" w14:textId="77777777" w:rsidR="00016E67" w:rsidRDefault="00016E67" w:rsidP="00016E67">
      <w:pPr>
        <w:pStyle w:val="af0"/>
      </w:pPr>
      <w:r>
        <w:rPr>
          <w:rStyle w:val="af"/>
        </w:rPr>
        <w:annotationRef/>
      </w:r>
      <w:r>
        <w:t>Term issue, check in need.</w:t>
      </w:r>
    </w:p>
  </w:comment>
  <w:comment w:id="37" w:author="Jinyu HE" w:date="2026-02-24T15:30:00Z" w:initials="JH">
    <w:p w14:paraId="058E6E41" w14:textId="77777777" w:rsidR="00470640" w:rsidRDefault="00470640" w:rsidP="00470640">
      <w:r>
        <w:rPr>
          <w:rStyle w:val="af"/>
        </w:rPr>
        <w:annotationRef/>
      </w:r>
      <w:r>
        <w:rPr>
          <w:sz w:val="20"/>
          <w:szCs w:val="20"/>
        </w:rPr>
        <w:t>Let's discuss the practical implications of this.</w:t>
      </w:r>
    </w:p>
  </w:comment>
  <w:comment w:id="69" w:author="Jinyu HE" w:date="2026-02-24T12:08:00Z" w:initials="JH">
    <w:p w14:paraId="349640BF" w14:textId="77777777" w:rsidR="007B33C6" w:rsidRDefault="007B33C6" w:rsidP="007B33C6">
      <w:r>
        <w:rPr>
          <w:rStyle w:val="af"/>
        </w:rPr>
        <w:annotationRef/>
      </w:r>
      <w:r>
        <w:rPr>
          <w:sz w:val="20"/>
          <w:szCs w:val="20"/>
        </w:rPr>
        <w:t>Need to update this number to most recent.</w:t>
      </w:r>
    </w:p>
  </w:comment>
  <w:comment w:id="82" w:author="Jinyu HE" w:date="2026-02-24T12:13:00Z" w:initials="JH">
    <w:p w14:paraId="7BCB73CE" w14:textId="77777777" w:rsidR="007152A6" w:rsidRDefault="007152A6" w:rsidP="007152A6">
      <w:r>
        <w:rPr>
          <w:rStyle w:val="af"/>
        </w:rPr>
        <w:annotationRef/>
      </w:r>
      <w:r>
        <w:rPr>
          <w:sz w:val="20"/>
          <w:szCs w:val="20"/>
        </w:rPr>
        <w:t>Is this citation appropriate?</w:t>
      </w:r>
    </w:p>
  </w:comment>
  <w:comment w:id="183" w:author="Jinyu HE" w:date="2026-02-24T14:58:00Z" w:initials="JH">
    <w:p w14:paraId="34645737" w14:textId="77777777" w:rsidR="000C6955" w:rsidRDefault="000C6955" w:rsidP="000C6955">
      <w:r>
        <w:rPr>
          <w:rStyle w:val="af"/>
        </w:rPr>
        <w:annotationRef/>
      </w:r>
      <w:r>
        <w:rPr>
          <w:sz w:val="20"/>
          <w:szCs w:val="20"/>
        </w:rPr>
        <w:t>Let's discuss: what does the literature say about the morality and psychology of earnings management?</w:t>
      </w:r>
    </w:p>
  </w:comment>
  <w:comment w:id="194" w:author="Jinyu HE" w:date="2026-02-24T15:24:00Z" w:initials="JH">
    <w:p w14:paraId="47B82E2F" w14:textId="77777777" w:rsidR="00B627D0" w:rsidRDefault="00B627D0" w:rsidP="00B627D0">
      <w:r>
        <w:rPr>
          <w:rStyle w:val="af"/>
        </w:rPr>
        <w:annotationRef/>
      </w:r>
      <w:r>
        <w:rPr>
          <w:sz w:val="20"/>
          <w:szCs w:val="20"/>
        </w:rPr>
        <w:t>Very helpful!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F99E13" w15:done="0"/>
  <w15:commentEx w15:paraId="058E6E41" w15:done="0"/>
  <w15:commentEx w15:paraId="349640BF" w15:done="0"/>
  <w15:commentEx w15:paraId="7BCB73CE" w15:done="0"/>
  <w15:commentEx w15:paraId="34645737" w15:done="0"/>
  <w15:commentEx w15:paraId="47B82E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7DF81A" w16cex:dateUtc="2026-04-07T15:01:00Z"/>
  <w16cex:commentExtensible w16cex:durableId="0C342E1B" w16cex:dateUtc="2026-02-24T07:30:00Z"/>
  <w16cex:commentExtensible w16cex:durableId="0130D6AB" w16cex:dateUtc="2026-02-24T04:08:00Z"/>
  <w16cex:commentExtensible w16cex:durableId="654D5939" w16cex:dateUtc="2026-02-24T04:13:00Z"/>
  <w16cex:commentExtensible w16cex:durableId="3AAA143B" w16cex:dateUtc="2026-02-24T06:58:00Z"/>
  <w16cex:commentExtensible w16cex:durableId="786E98F0" w16cex:dateUtc="2026-02-24T0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F99E13" w16cid:durableId="0B7DF81A"/>
  <w16cid:commentId w16cid:paraId="058E6E41" w16cid:durableId="0C342E1B"/>
  <w16cid:commentId w16cid:paraId="349640BF" w16cid:durableId="0130D6AB"/>
  <w16cid:commentId w16cid:paraId="7BCB73CE" w16cid:durableId="654D5939"/>
  <w16cid:commentId w16cid:paraId="34645737" w16cid:durableId="3AAA143B"/>
  <w16cid:commentId w16cid:paraId="47B82E2F" w16cid:durableId="786E98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0FD9D" w14:textId="77777777" w:rsidR="00E9755D" w:rsidRDefault="00E9755D" w:rsidP="00A945C6">
      <w:pPr>
        <w:spacing w:after="0" w:line="240" w:lineRule="auto"/>
      </w:pPr>
      <w:r>
        <w:separator/>
      </w:r>
    </w:p>
  </w:endnote>
  <w:endnote w:type="continuationSeparator" w:id="0">
    <w:p w14:paraId="2A02E5FB" w14:textId="77777777" w:rsidR="00E9755D" w:rsidRDefault="00E9755D" w:rsidP="00A945C6">
      <w:pPr>
        <w:spacing w:after="0" w:line="240" w:lineRule="auto"/>
      </w:pPr>
      <w:r>
        <w:continuationSeparator/>
      </w:r>
    </w:p>
  </w:endnote>
  <w:endnote w:type="continuationNotice" w:id="1">
    <w:p w14:paraId="7030B037" w14:textId="77777777" w:rsidR="00E9755D" w:rsidRDefault="00E975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473211"/>
      <w:docPartObj>
        <w:docPartGallery w:val="Page Numbers (Bottom of Page)"/>
        <w:docPartUnique/>
      </w:docPartObj>
    </w:sdtPr>
    <w:sdtEndPr>
      <w:rPr>
        <w:rFonts w:ascii="Times New Roman" w:hAnsi="Times New Roman" w:cs="Times New Roman"/>
      </w:rPr>
    </w:sdtEndPr>
    <w:sdtContent>
      <w:p w14:paraId="2413B3FF" w14:textId="7854E6E9" w:rsidR="00ED0128" w:rsidRPr="002553D6" w:rsidRDefault="00ED0128">
        <w:pPr>
          <w:pStyle w:val="af9"/>
          <w:jc w:val="center"/>
          <w:rPr>
            <w:rFonts w:ascii="Times New Roman" w:hAnsi="Times New Roman" w:cs="Times New Roman"/>
          </w:rPr>
        </w:pPr>
        <w:r w:rsidRPr="002553D6">
          <w:rPr>
            <w:rFonts w:ascii="Times New Roman" w:hAnsi="Times New Roman" w:cs="Times New Roman"/>
          </w:rPr>
          <w:fldChar w:fldCharType="begin"/>
        </w:r>
        <w:r w:rsidRPr="002553D6">
          <w:rPr>
            <w:rFonts w:ascii="Times New Roman" w:hAnsi="Times New Roman" w:cs="Times New Roman"/>
          </w:rPr>
          <w:instrText>PAGE   \* MERGEFORMAT</w:instrText>
        </w:r>
        <w:r w:rsidRPr="002553D6">
          <w:rPr>
            <w:rFonts w:ascii="Times New Roman" w:hAnsi="Times New Roman" w:cs="Times New Roman"/>
          </w:rPr>
          <w:fldChar w:fldCharType="separate"/>
        </w:r>
        <w:r w:rsidRPr="002553D6">
          <w:rPr>
            <w:rFonts w:ascii="Times New Roman" w:hAnsi="Times New Roman" w:cs="Times New Roman"/>
            <w:lang w:val="zh-CN"/>
          </w:rPr>
          <w:t>2</w:t>
        </w:r>
        <w:r w:rsidRPr="002553D6">
          <w:rPr>
            <w:rFonts w:ascii="Times New Roman" w:hAnsi="Times New Roman" w:cs="Times New Roman"/>
          </w:rPr>
          <w:fldChar w:fldCharType="end"/>
        </w:r>
      </w:p>
    </w:sdtContent>
  </w:sdt>
  <w:p w14:paraId="59A378E0" w14:textId="77777777" w:rsidR="00664AC6" w:rsidRDefault="00664AC6">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140668"/>
      <w:docPartObj>
        <w:docPartGallery w:val="Page Numbers (Bottom of Page)"/>
        <w:docPartUnique/>
      </w:docPartObj>
    </w:sdtPr>
    <w:sdtEndPr>
      <w:rPr>
        <w:rFonts w:ascii="Times New Roman" w:hAnsi="Times New Roman" w:cs="Times New Roman"/>
      </w:rPr>
    </w:sdtEndPr>
    <w:sdtContent>
      <w:p w14:paraId="4BCA5085" w14:textId="61D0D0FF" w:rsidR="00AE762F" w:rsidRPr="002553D6" w:rsidRDefault="00AE762F">
        <w:pPr>
          <w:pStyle w:val="af9"/>
          <w:jc w:val="center"/>
          <w:rPr>
            <w:rFonts w:ascii="Times New Roman" w:hAnsi="Times New Roman" w:cs="Times New Roman"/>
          </w:rPr>
        </w:pPr>
        <w:r w:rsidRPr="002553D6">
          <w:rPr>
            <w:rFonts w:ascii="Times New Roman" w:hAnsi="Times New Roman" w:cs="Times New Roman"/>
          </w:rPr>
          <w:fldChar w:fldCharType="begin"/>
        </w:r>
        <w:r w:rsidRPr="002553D6">
          <w:rPr>
            <w:rFonts w:ascii="Times New Roman" w:hAnsi="Times New Roman" w:cs="Times New Roman"/>
          </w:rPr>
          <w:instrText>PAGE   \* MERGEFORMAT</w:instrText>
        </w:r>
        <w:r w:rsidRPr="002553D6">
          <w:rPr>
            <w:rFonts w:ascii="Times New Roman" w:hAnsi="Times New Roman" w:cs="Times New Roman"/>
          </w:rPr>
          <w:fldChar w:fldCharType="separate"/>
        </w:r>
        <w:r w:rsidRPr="002553D6">
          <w:rPr>
            <w:rFonts w:ascii="Times New Roman" w:hAnsi="Times New Roman" w:cs="Times New Roman"/>
            <w:lang w:val="zh-CN"/>
          </w:rPr>
          <w:t>2</w:t>
        </w:r>
        <w:r w:rsidRPr="002553D6">
          <w:rPr>
            <w:rFonts w:ascii="Times New Roman" w:hAnsi="Times New Roman" w:cs="Times New Roman"/>
          </w:rPr>
          <w:fldChar w:fldCharType="end"/>
        </w:r>
      </w:p>
    </w:sdtContent>
  </w:sdt>
  <w:p w14:paraId="6C426FDD" w14:textId="77777777" w:rsidR="00AE762F" w:rsidRDefault="00AE762F">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49DF" w14:textId="77777777" w:rsidR="00E9755D" w:rsidRDefault="00E9755D" w:rsidP="00A945C6">
      <w:pPr>
        <w:spacing w:after="0" w:line="240" w:lineRule="auto"/>
      </w:pPr>
      <w:r>
        <w:separator/>
      </w:r>
    </w:p>
  </w:footnote>
  <w:footnote w:type="continuationSeparator" w:id="0">
    <w:p w14:paraId="09A9522A" w14:textId="77777777" w:rsidR="00E9755D" w:rsidRDefault="00E9755D" w:rsidP="00A945C6">
      <w:pPr>
        <w:spacing w:after="0" w:line="240" w:lineRule="auto"/>
      </w:pPr>
      <w:r>
        <w:continuationSeparator/>
      </w:r>
    </w:p>
  </w:footnote>
  <w:footnote w:type="continuationNotice" w:id="1">
    <w:p w14:paraId="0B410350" w14:textId="77777777" w:rsidR="00E9755D" w:rsidRDefault="00E9755D">
      <w:pPr>
        <w:spacing w:after="0" w:line="240" w:lineRule="auto"/>
      </w:pPr>
    </w:p>
  </w:footnote>
  <w:footnote w:id="2">
    <w:p w14:paraId="3AE54C6A" w14:textId="69B241EF" w:rsidR="00944FE4" w:rsidRDefault="00944FE4">
      <w:pPr>
        <w:pStyle w:val="af4"/>
      </w:pPr>
      <w:r>
        <w:rPr>
          <w:rStyle w:val="af6"/>
        </w:rPr>
        <w:footnoteRef/>
      </w:r>
      <w:r w:rsidRPr="00944FE4">
        <w:rPr>
          <w:rFonts w:ascii="Times New Roman" w:hAnsi="Times New Roman" w:cs="Times New Roman"/>
        </w:rPr>
        <w:t xml:space="preserve"> https://www.unpri.org/about-us/about-the-pri/annual-report#storytext-end</w:t>
      </w:r>
    </w:p>
  </w:footnote>
  <w:footnote w:id="3">
    <w:p w14:paraId="619319D3" w14:textId="4CAA3924" w:rsidR="00A945C6" w:rsidRPr="00EA39B8" w:rsidRDefault="00A945C6">
      <w:pPr>
        <w:pStyle w:val="af4"/>
        <w:rPr>
          <w:rFonts w:ascii="Times New Roman" w:hAnsi="Times New Roman" w:cs="Times New Roman"/>
        </w:rPr>
      </w:pPr>
      <w:r w:rsidRPr="00EA39B8">
        <w:rPr>
          <w:rStyle w:val="af6"/>
          <w:rFonts w:ascii="Times New Roman" w:hAnsi="Times New Roman" w:cs="Times New Roman"/>
        </w:rPr>
        <w:footnoteRef/>
      </w:r>
      <w:r w:rsidR="00370048" w:rsidRPr="00EA39B8">
        <w:rPr>
          <w:rFonts w:ascii="Times New Roman" w:hAnsi="Times New Roman" w:cs="Times New Roman"/>
        </w:rPr>
        <w:t xml:space="preserve"> https://sasb.ifrs.org/standards/</w:t>
      </w:r>
    </w:p>
  </w:footnote>
  <w:footnote w:id="4">
    <w:p w14:paraId="29F1326A" w14:textId="086899A4" w:rsidR="00370048" w:rsidRPr="00EA39B8" w:rsidRDefault="00370048" w:rsidP="00370048">
      <w:pPr>
        <w:jc w:val="both"/>
        <w:rPr>
          <w:rFonts w:ascii="Times New Roman" w:hAnsi="Times New Roman" w:cs="Times New Roman"/>
          <w:sz w:val="20"/>
          <w:szCs w:val="20"/>
        </w:rPr>
      </w:pPr>
      <w:r w:rsidRPr="00EA39B8">
        <w:rPr>
          <w:rStyle w:val="af6"/>
          <w:rFonts w:ascii="Times New Roman" w:hAnsi="Times New Roman" w:cs="Times New Roman"/>
          <w:sz w:val="20"/>
          <w:szCs w:val="20"/>
        </w:rPr>
        <w:footnoteRef/>
      </w:r>
      <w:r w:rsidRPr="00EA39B8">
        <w:rPr>
          <w:rFonts w:ascii="Times New Roman" w:hAnsi="Times New Roman" w:cs="Times New Roman"/>
          <w:sz w:val="20"/>
          <w:szCs w:val="20"/>
        </w:rPr>
        <w:t xml:space="preserve"> https://www.sec.gov/newsroom/press-releases/2024-31</w:t>
      </w:r>
    </w:p>
    <w:p w14:paraId="47B5D99B" w14:textId="2527CB73" w:rsidR="00370048" w:rsidRDefault="00370048">
      <w:pPr>
        <w:pStyle w:val="af4"/>
      </w:pPr>
    </w:p>
  </w:footnote>
  <w:footnote w:id="5">
    <w:p w14:paraId="065E23B8" w14:textId="77777777" w:rsidR="002A3A6C" w:rsidRPr="00180A29" w:rsidRDefault="002A3A6C" w:rsidP="002A3A6C">
      <w:pPr>
        <w:pStyle w:val="af4"/>
      </w:pPr>
      <w:r>
        <w:rPr>
          <w:rStyle w:val="af6"/>
        </w:rPr>
        <w:footnoteRef/>
      </w:r>
      <w:r w:rsidRPr="006B2263">
        <w:rPr>
          <w:rFonts w:ascii="Times New Roman" w:hAnsi="Times New Roman" w:cs="Times New Roman"/>
        </w:rPr>
        <w:t xml:space="preserve"> </w:t>
      </w:r>
      <w:r w:rsidRPr="006B59D5">
        <w:rPr>
          <w:rFonts w:ascii="Times New Roman" w:hAnsi="Times New Roman" w:cs="Times New Roman"/>
        </w:rPr>
        <w:t>https://www.lseg.com/content/dam/data-analytics/en_us/documents/methodology/lseg-esg-scores-methodology</w:t>
      </w:r>
    </w:p>
  </w:footnote>
  <w:footnote w:id="6">
    <w:p w14:paraId="78BAA212" w14:textId="625A9A1C" w:rsidR="009E4707" w:rsidRDefault="009E4707">
      <w:pPr>
        <w:pStyle w:val="af4"/>
      </w:pPr>
      <w:r w:rsidRPr="009E4707">
        <w:rPr>
          <w:rFonts w:ascii="Times New Roman" w:hAnsi="Times New Roman" w:cs="Times New Roman"/>
        </w:rPr>
        <w:footnoteRef/>
      </w:r>
      <w:r w:rsidRPr="009E4707">
        <w:rPr>
          <w:rFonts w:ascii="Times New Roman" w:hAnsi="Times New Roman" w:cs="Times New Roman"/>
        </w:rPr>
        <w:t xml:space="preserve"> S</w:t>
      </w:r>
      <w:r w:rsidRPr="009E4707">
        <w:rPr>
          <w:rFonts w:ascii="Times New Roman" w:hAnsi="Times New Roman" w:cs="Times New Roman" w:hint="eastAsia"/>
        </w:rPr>
        <w:t>ee estimation details in Appendix</w:t>
      </w:r>
      <w:r w:rsidR="00265239">
        <w:rPr>
          <w:rFonts w:ascii="Times New Roman" w:hAnsi="Times New Roman" w:cs="Times New Roman" w:hint="eastAsia"/>
        </w:rPr>
        <w:t xml:space="preserve"> A</w:t>
      </w:r>
      <w:r>
        <w:rPr>
          <w:rFonts w:ascii="Times New Roman" w:hAnsi="Times New Roman" w:cs="Times New Roman" w:hint="eastAsia"/>
        </w:rPr>
        <w:t>.</w:t>
      </w:r>
      <w:r w:rsidRPr="009E4707">
        <w:rPr>
          <w:rFonts w:ascii="Times New Roman" w:hAnsi="Times New Roman" w:cs="Times New Roman" w:hint="eastAsia"/>
        </w:rPr>
        <w:t xml:space="preserve"> </w:t>
      </w:r>
    </w:p>
  </w:footnote>
  <w:footnote w:id="7">
    <w:p w14:paraId="4A0C6C76" w14:textId="51BCDF53" w:rsidR="004C163F" w:rsidRPr="004C163F" w:rsidRDefault="004C163F">
      <w:pPr>
        <w:pStyle w:val="af4"/>
      </w:pPr>
      <w:r>
        <w:rPr>
          <w:rStyle w:val="af6"/>
        </w:rPr>
        <w:footnoteRef/>
      </w:r>
      <w:r>
        <w:t xml:space="preserve"> </w:t>
      </w:r>
      <w:r w:rsidRPr="004C163F">
        <w:rPr>
          <w:rFonts w:ascii="Times New Roman" w:hAnsi="Times New Roman" w:cs="Times New Roman"/>
        </w:rPr>
        <w:t>To clarify, a lagged variable</w:t>
      </w:r>
      <w:r>
        <w:rPr>
          <w:rFonts w:ascii="Times New Roman" w:hAnsi="Times New Roman" w:cs="Times New Roman" w:hint="eastAsia"/>
        </w:rPr>
        <w:t xml:space="preserve"> </w:t>
      </w:r>
      <w:r w:rsidRPr="004C163F">
        <w:rPr>
          <w:rFonts w:ascii="Times New Roman" w:hAnsi="Times New Roman" w:cs="Times New Roman"/>
        </w:rPr>
        <w:t>represent</w:t>
      </w:r>
      <w:r>
        <w:rPr>
          <w:rFonts w:ascii="Times New Roman" w:hAnsi="Times New Roman" w:cs="Times New Roman" w:hint="eastAsia"/>
        </w:rPr>
        <w:t>s</w:t>
      </w:r>
      <w:r w:rsidRPr="004C163F">
        <w:rPr>
          <w:rFonts w:ascii="Times New Roman" w:hAnsi="Times New Roman" w:cs="Times New Roman"/>
        </w:rPr>
        <w:t xml:space="preserve"> values from the previous time period (t-</w:t>
      </w:r>
      <w:r w:rsidR="00F823D3" w:rsidRPr="004C163F">
        <w:rPr>
          <w:rFonts w:ascii="Times New Roman" w:hAnsi="Times New Roman" w:cs="Times New Roman"/>
        </w:rPr>
        <w:t>1)</w:t>
      </w:r>
      <w:r w:rsidRPr="004C163F">
        <w:rPr>
          <w:rFonts w:ascii="Times New Roman" w:hAnsi="Times New Roman" w:cs="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5F9F" w14:textId="19DD8B6A" w:rsidR="00B250F2" w:rsidRPr="007276D8" w:rsidRDefault="00B250F2" w:rsidP="00B250F2">
    <w:pPr>
      <w:pStyle w:val="af7"/>
      <w:jc w:val="right"/>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725ED" w14:textId="6325A9A8" w:rsidR="007276D8" w:rsidRPr="007276D8" w:rsidRDefault="007276D8" w:rsidP="007276D8">
    <w:pPr>
      <w:pStyle w:val="af7"/>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F421A"/>
    <w:multiLevelType w:val="hybridMultilevel"/>
    <w:tmpl w:val="528672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5154475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nyu HE">
    <w15:presenceInfo w15:providerId="AD" w15:userId="S::jyhe@hkust-gz.edu.cn::aa85eeec-2ccc-459c-bcb1-b6070d40aa73"/>
  </w15:person>
  <w15:person w15:author="Yuguo LI">
    <w15:presenceInfo w15:providerId="AD" w15:userId="S::yli467@connect.hkust-gz.edu.cn::ba4da1b8-0fcf-4e3a-b231-0dc927ad94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190"/>
    <w:rsid w:val="000002F3"/>
    <w:rsid w:val="000005E5"/>
    <w:rsid w:val="00000CAE"/>
    <w:rsid w:val="0000129C"/>
    <w:rsid w:val="00001E23"/>
    <w:rsid w:val="00002294"/>
    <w:rsid w:val="00002561"/>
    <w:rsid w:val="000048E2"/>
    <w:rsid w:val="000049E2"/>
    <w:rsid w:val="00004DF8"/>
    <w:rsid w:val="000051C6"/>
    <w:rsid w:val="00005FA1"/>
    <w:rsid w:val="00006B95"/>
    <w:rsid w:val="000075FF"/>
    <w:rsid w:val="00007B4B"/>
    <w:rsid w:val="00007CB9"/>
    <w:rsid w:val="000105DE"/>
    <w:rsid w:val="00011023"/>
    <w:rsid w:val="000111E3"/>
    <w:rsid w:val="0001167C"/>
    <w:rsid w:val="000116A2"/>
    <w:rsid w:val="000116A5"/>
    <w:rsid w:val="0001218A"/>
    <w:rsid w:val="00012946"/>
    <w:rsid w:val="000129A3"/>
    <w:rsid w:val="0001353F"/>
    <w:rsid w:val="00013AA8"/>
    <w:rsid w:val="00013C41"/>
    <w:rsid w:val="00013D2B"/>
    <w:rsid w:val="00013FB9"/>
    <w:rsid w:val="0001444F"/>
    <w:rsid w:val="00015053"/>
    <w:rsid w:val="00015611"/>
    <w:rsid w:val="00015DF8"/>
    <w:rsid w:val="00015ED9"/>
    <w:rsid w:val="00016E67"/>
    <w:rsid w:val="00017623"/>
    <w:rsid w:val="000179D6"/>
    <w:rsid w:val="000216BE"/>
    <w:rsid w:val="0002190A"/>
    <w:rsid w:val="000225CB"/>
    <w:rsid w:val="00023137"/>
    <w:rsid w:val="0002528B"/>
    <w:rsid w:val="000255DA"/>
    <w:rsid w:val="00025973"/>
    <w:rsid w:val="00025FEE"/>
    <w:rsid w:val="00026298"/>
    <w:rsid w:val="00026B55"/>
    <w:rsid w:val="00026CE1"/>
    <w:rsid w:val="00026E1C"/>
    <w:rsid w:val="0002721E"/>
    <w:rsid w:val="0002746B"/>
    <w:rsid w:val="0002790C"/>
    <w:rsid w:val="00027FB1"/>
    <w:rsid w:val="000305A1"/>
    <w:rsid w:val="000307E9"/>
    <w:rsid w:val="000314D1"/>
    <w:rsid w:val="00031736"/>
    <w:rsid w:val="000318C5"/>
    <w:rsid w:val="00031FCA"/>
    <w:rsid w:val="000327CD"/>
    <w:rsid w:val="00033D65"/>
    <w:rsid w:val="0003476E"/>
    <w:rsid w:val="00035EE6"/>
    <w:rsid w:val="00035FF8"/>
    <w:rsid w:val="00036304"/>
    <w:rsid w:val="00036AE5"/>
    <w:rsid w:val="00036FC4"/>
    <w:rsid w:val="00037435"/>
    <w:rsid w:val="000374B5"/>
    <w:rsid w:val="000377AF"/>
    <w:rsid w:val="00037AB7"/>
    <w:rsid w:val="000400D0"/>
    <w:rsid w:val="000407FD"/>
    <w:rsid w:val="00040893"/>
    <w:rsid w:val="00042070"/>
    <w:rsid w:val="0004208C"/>
    <w:rsid w:val="00042A67"/>
    <w:rsid w:val="00042E7C"/>
    <w:rsid w:val="000439E8"/>
    <w:rsid w:val="00044502"/>
    <w:rsid w:val="0004471C"/>
    <w:rsid w:val="00044FA9"/>
    <w:rsid w:val="000450B5"/>
    <w:rsid w:val="000461F9"/>
    <w:rsid w:val="000467B4"/>
    <w:rsid w:val="00047212"/>
    <w:rsid w:val="00047B91"/>
    <w:rsid w:val="0005031D"/>
    <w:rsid w:val="00050701"/>
    <w:rsid w:val="00050A0B"/>
    <w:rsid w:val="00051A43"/>
    <w:rsid w:val="00051AF0"/>
    <w:rsid w:val="00051B40"/>
    <w:rsid w:val="00052720"/>
    <w:rsid w:val="00052DC0"/>
    <w:rsid w:val="00053A80"/>
    <w:rsid w:val="00053D09"/>
    <w:rsid w:val="00055AB3"/>
    <w:rsid w:val="00055E7D"/>
    <w:rsid w:val="00055FF9"/>
    <w:rsid w:val="00056993"/>
    <w:rsid w:val="0005746E"/>
    <w:rsid w:val="0005752E"/>
    <w:rsid w:val="00057588"/>
    <w:rsid w:val="00057894"/>
    <w:rsid w:val="00057C4A"/>
    <w:rsid w:val="00060FED"/>
    <w:rsid w:val="000615ED"/>
    <w:rsid w:val="00062D86"/>
    <w:rsid w:val="00062FD6"/>
    <w:rsid w:val="000636FE"/>
    <w:rsid w:val="00063F6F"/>
    <w:rsid w:val="00064BCD"/>
    <w:rsid w:val="00066A0E"/>
    <w:rsid w:val="000674E3"/>
    <w:rsid w:val="00067BFD"/>
    <w:rsid w:val="00067D93"/>
    <w:rsid w:val="0007022F"/>
    <w:rsid w:val="0007035B"/>
    <w:rsid w:val="000730AE"/>
    <w:rsid w:val="00073FCA"/>
    <w:rsid w:val="0007532B"/>
    <w:rsid w:val="00075A2E"/>
    <w:rsid w:val="00076790"/>
    <w:rsid w:val="00076C02"/>
    <w:rsid w:val="00077DEE"/>
    <w:rsid w:val="00081AF3"/>
    <w:rsid w:val="00082F50"/>
    <w:rsid w:val="0008373C"/>
    <w:rsid w:val="0008374F"/>
    <w:rsid w:val="00083848"/>
    <w:rsid w:val="00083FA3"/>
    <w:rsid w:val="0008485C"/>
    <w:rsid w:val="00084A04"/>
    <w:rsid w:val="00085538"/>
    <w:rsid w:val="00086142"/>
    <w:rsid w:val="000863D6"/>
    <w:rsid w:val="000869A1"/>
    <w:rsid w:val="00087012"/>
    <w:rsid w:val="00087518"/>
    <w:rsid w:val="00087FB9"/>
    <w:rsid w:val="00090A30"/>
    <w:rsid w:val="00090B57"/>
    <w:rsid w:val="000932C1"/>
    <w:rsid w:val="00093369"/>
    <w:rsid w:val="0009396C"/>
    <w:rsid w:val="00094DEB"/>
    <w:rsid w:val="000972AD"/>
    <w:rsid w:val="00097651"/>
    <w:rsid w:val="0009777C"/>
    <w:rsid w:val="00097787"/>
    <w:rsid w:val="000A0E2D"/>
    <w:rsid w:val="000A189F"/>
    <w:rsid w:val="000A28A1"/>
    <w:rsid w:val="000A2A22"/>
    <w:rsid w:val="000A3027"/>
    <w:rsid w:val="000A451A"/>
    <w:rsid w:val="000A467E"/>
    <w:rsid w:val="000A567F"/>
    <w:rsid w:val="000A6FCF"/>
    <w:rsid w:val="000A70C5"/>
    <w:rsid w:val="000A7213"/>
    <w:rsid w:val="000B1973"/>
    <w:rsid w:val="000B2ADC"/>
    <w:rsid w:val="000B2DE0"/>
    <w:rsid w:val="000B319E"/>
    <w:rsid w:val="000B32CE"/>
    <w:rsid w:val="000B3433"/>
    <w:rsid w:val="000B3A25"/>
    <w:rsid w:val="000B3BEB"/>
    <w:rsid w:val="000B4785"/>
    <w:rsid w:val="000B5142"/>
    <w:rsid w:val="000B5567"/>
    <w:rsid w:val="000B6668"/>
    <w:rsid w:val="000B6875"/>
    <w:rsid w:val="000B6A00"/>
    <w:rsid w:val="000B7147"/>
    <w:rsid w:val="000B74D7"/>
    <w:rsid w:val="000C02DB"/>
    <w:rsid w:val="000C0485"/>
    <w:rsid w:val="000C055F"/>
    <w:rsid w:val="000C064C"/>
    <w:rsid w:val="000C0C8F"/>
    <w:rsid w:val="000C0EB4"/>
    <w:rsid w:val="000C1A35"/>
    <w:rsid w:val="000C1BB2"/>
    <w:rsid w:val="000C204A"/>
    <w:rsid w:val="000C23D2"/>
    <w:rsid w:val="000C2461"/>
    <w:rsid w:val="000C2941"/>
    <w:rsid w:val="000C39BF"/>
    <w:rsid w:val="000C3A48"/>
    <w:rsid w:val="000C41BC"/>
    <w:rsid w:val="000C50B2"/>
    <w:rsid w:val="000C5333"/>
    <w:rsid w:val="000C54D7"/>
    <w:rsid w:val="000C5C33"/>
    <w:rsid w:val="000C6528"/>
    <w:rsid w:val="000C6955"/>
    <w:rsid w:val="000C7584"/>
    <w:rsid w:val="000C7C9C"/>
    <w:rsid w:val="000D041A"/>
    <w:rsid w:val="000D0A4C"/>
    <w:rsid w:val="000D0ED9"/>
    <w:rsid w:val="000D18C5"/>
    <w:rsid w:val="000D28E0"/>
    <w:rsid w:val="000D386F"/>
    <w:rsid w:val="000D390A"/>
    <w:rsid w:val="000D4B36"/>
    <w:rsid w:val="000D560B"/>
    <w:rsid w:val="000D59DB"/>
    <w:rsid w:val="000D69C8"/>
    <w:rsid w:val="000D6AF6"/>
    <w:rsid w:val="000D6CCA"/>
    <w:rsid w:val="000E0ECE"/>
    <w:rsid w:val="000E1094"/>
    <w:rsid w:val="000E13CC"/>
    <w:rsid w:val="000E18BF"/>
    <w:rsid w:val="000E2422"/>
    <w:rsid w:val="000E3CE3"/>
    <w:rsid w:val="000E4379"/>
    <w:rsid w:val="000E4B80"/>
    <w:rsid w:val="000E522A"/>
    <w:rsid w:val="000E67D0"/>
    <w:rsid w:val="000E68BD"/>
    <w:rsid w:val="000E6A9A"/>
    <w:rsid w:val="000E7C50"/>
    <w:rsid w:val="000F0919"/>
    <w:rsid w:val="000F0A3B"/>
    <w:rsid w:val="000F185A"/>
    <w:rsid w:val="000F1B2D"/>
    <w:rsid w:val="000F233D"/>
    <w:rsid w:val="000F27FA"/>
    <w:rsid w:val="000F3105"/>
    <w:rsid w:val="000F3383"/>
    <w:rsid w:val="000F3CB6"/>
    <w:rsid w:val="000F428E"/>
    <w:rsid w:val="000F4812"/>
    <w:rsid w:val="000F51A4"/>
    <w:rsid w:val="000F5E0B"/>
    <w:rsid w:val="000F730B"/>
    <w:rsid w:val="000F761C"/>
    <w:rsid w:val="000F7783"/>
    <w:rsid w:val="000F78AC"/>
    <w:rsid w:val="000F7A55"/>
    <w:rsid w:val="000F7EF0"/>
    <w:rsid w:val="00100524"/>
    <w:rsid w:val="0010461E"/>
    <w:rsid w:val="00105943"/>
    <w:rsid w:val="001060FC"/>
    <w:rsid w:val="00106135"/>
    <w:rsid w:val="00106C13"/>
    <w:rsid w:val="00107E0B"/>
    <w:rsid w:val="0011098B"/>
    <w:rsid w:val="00111A98"/>
    <w:rsid w:val="00112DBD"/>
    <w:rsid w:val="00113245"/>
    <w:rsid w:val="00113436"/>
    <w:rsid w:val="00113D8F"/>
    <w:rsid w:val="00113F69"/>
    <w:rsid w:val="00114D5A"/>
    <w:rsid w:val="00115F63"/>
    <w:rsid w:val="00116198"/>
    <w:rsid w:val="00117473"/>
    <w:rsid w:val="0012189F"/>
    <w:rsid w:val="001248AB"/>
    <w:rsid w:val="00125BF3"/>
    <w:rsid w:val="00125DBC"/>
    <w:rsid w:val="00125DFC"/>
    <w:rsid w:val="00125E20"/>
    <w:rsid w:val="001266B5"/>
    <w:rsid w:val="001278CE"/>
    <w:rsid w:val="00127D0E"/>
    <w:rsid w:val="0013010E"/>
    <w:rsid w:val="0013012E"/>
    <w:rsid w:val="0013341D"/>
    <w:rsid w:val="00133484"/>
    <w:rsid w:val="001343BA"/>
    <w:rsid w:val="0013466D"/>
    <w:rsid w:val="00134E3B"/>
    <w:rsid w:val="00134F94"/>
    <w:rsid w:val="001350A8"/>
    <w:rsid w:val="00136E53"/>
    <w:rsid w:val="00137048"/>
    <w:rsid w:val="0013713A"/>
    <w:rsid w:val="00137CA0"/>
    <w:rsid w:val="00141E39"/>
    <w:rsid w:val="00141F5B"/>
    <w:rsid w:val="001421C7"/>
    <w:rsid w:val="00143CBB"/>
    <w:rsid w:val="00143FF8"/>
    <w:rsid w:val="00144282"/>
    <w:rsid w:val="00144758"/>
    <w:rsid w:val="00144BEC"/>
    <w:rsid w:val="00145A26"/>
    <w:rsid w:val="0014612C"/>
    <w:rsid w:val="001462F3"/>
    <w:rsid w:val="0014635D"/>
    <w:rsid w:val="00146B8D"/>
    <w:rsid w:val="00147193"/>
    <w:rsid w:val="00150292"/>
    <w:rsid w:val="001502E8"/>
    <w:rsid w:val="0015146E"/>
    <w:rsid w:val="00151669"/>
    <w:rsid w:val="00151991"/>
    <w:rsid w:val="00151F7A"/>
    <w:rsid w:val="0015203B"/>
    <w:rsid w:val="00152F7D"/>
    <w:rsid w:val="0015383C"/>
    <w:rsid w:val="00154B36"/>
    <w:rsid w:val="00155495"/>
    <w:rsid w:val="001554CA"/>
    <w:rsid w:val="00160B32"/>
    <w:rsid w:val="00160E5E"/>
    <w:rsid w:val="00160ED0"/>
    <w:rsid w:val="001610AC"/>
    <w:rsid w:val="00161175"/>
    <w:rsid w:val="0016117B"/>
    <w:rsid w:val="00161250"/>
    <w:rsid w:val="00161748"/>
    <w:rsid w:val="0016176B"/>
    <w:rsid w:val="00163402"/>
    <w:rsid w:val="00163562"/>
    <w:rsid w:val="00163E54"/>
    <w:rsid w:val="001640FD"/>
    <w:rsid w:val="00164472"/>
    <w:rsid w:val="001645D1"/>
    <w:rsid w:val="0016461E"/>
    <w:rsid w:val="00166260"/>
    <w:rsid w:val="00166610"/>
    <w:rsid w:val="00166718"/>
    <w:rsid w:val="001667B1"/>
    <w:rsid w:val="00167504"/>
    <w:rsid w:val="001675E4"/>
    <w:rsid w:val="00167BFD"/>
    <w:rsid w:val="00167F88"/>
    <w:rsid w:val="00170051"/>
    <w:rsid w:val="00170D36"/>
    <w:rsid w:val="00170DD9"/>
    <w:rsid w:val="001716FF"/>
    <w:rsid w:val="00171AD6"/>
    <w:rsid w:val="00171D70"/>
    <w:rsid w:val="0017202D"/>
    <w:rsid w:val="00172703"/>
    <w:rsid w:val="0017309A"/>
    <w:rsid w:val="001734D3"/>
    <w:rsid w:val="001748AD"/>
    <w:rsid w:val="00175746"/>
    <w:rsid w:val="001759EE"/>
    <w:rsid w:val="00175EA9"/>
    <w:rsid w:val="001764BE"/>
    <w:rsid w:val="00176E16"/>
    <w:rsid w:val="0017704E"/>
    <w:rsid w:val="00177DDC"/>
    <w:rsid w:val="0018051D"/>
    <w:rsid w:val="00180A29"/>
    <w:rsid w:val="001816FC"/>
    <w:rsid w:val="0018171D"/>
    <w:rsid w:val="00181A56"/>
    <w:rsid w:val="00181C73"/>
    <w:rsid w:val="00182650"/>
    <w:rsid w:val="001835F6"/>
    <w:rsid w:val="00184582"/>
    <w:rsid w:val="001849BB"/>
    <w:rsid w:val="00184CDB"/>
    <w:rsid w:val="00184F20"/>
    <w:rsid w:val="001853CA"/>
    <w:rsid w:val="00185EDC"/>
    <w:rsid w:val="00186483"/>
    <w:rsid w:val="00187849"/>
    <w:rsid w:val="00187BD5"/>
    <w:rsid w:val="00190B4E"/>
    <w:rsid w:val="00190C57"/>
    <w:rsid w:val="00191234"/>
    <w:rsid w:val="001918B7"/>
    <w:rsid w:val="001918E3"/>
    <w:rsid w:val="001919F5"/>
    <w:rsid w:val="00192382"/>
    <w:rsid w:val="00192891"/>
    <w:rsid w:val="00193851"/>
    <w:rsid w:val="00194481"/>
    <w:rsid w:val="0019552C"/>
    <w:rsid w:val="001959AA"/>
    <w:rsid w:val="00196946"/>
    <w:rsid w:val="00197487"/>
    <w:rsid w:val="00197C38"/>
    <w:rsid w:val="00197CC9"/>
    <w:rsid w:val="001A1FD6"/>
    <w:rsid w:val="001A2972"/>
    <w:rsid w:val="001A29A2"/>
    <w:rsid w:val="001A3BD0"/>
    <w:rsid w:val="001A4C47"/>
    <w:rsid w:val="001A5884"/>
    <w:rsid w:val="001A6E4C"/>
    <w:rsid w:val="001A70EB"/>
    <w:rsid w:val="001A72E3"/>
    <w:rsid w:val="001A7664"/>
    <w:rsid w:val="001B03C8"/>
    <w:rsid w:val="001B07E6"/>
    <w:rsid w:val="001B0854"/>
    <w:rsid w:val="001B0B29"/>
    <w:rsid w:val="001B28E8"/>
    <w:rsid w:val="001B29C5"/>
    <w:rsid w:val="001B3F39"/>
    <w:rsid w:val="001B4F91"/>
    <w:rsid w:val="001B5B72"/>
    <w:rsid w:val="001B718C"/>
    <w:rsid w:val="001B799D"/>
    <w:rsid w:val="001B7FC6"/>
    <w:rsid w:val="001C05CE"/>
    <w:rsid w:val="001C097B"/>
    <w:rsid w:val="001C0E00"/>
    <w:rsid w:val="001C1031"/>
    <w:rsid w:val="001C152D"/>
    <w:rsid w:val="001C19DF"/>
    <w:rsid w:val="001C20DD"/>
    <w:rsid w:val="001C24F9"/>
    <w:rsid w:val="001C27FB"/>
    <w:rsid w:val="001C2B7C"/>
    <w:rsid w:val="001C37B8"/>
    <w:rsid w:val="001C3E15"/>
    <w:rsid w:val="001C3F1D"/>
    <w:rsid w:val="001C5AA5"/>
    <w:rsid w:val="001C6160"/>
    <w:rsid w:val="001D0127"/>
    <w:rsid w:val="001D0363"/>
    <w:rsid w:val="001D0F98"/>
    <w:rsid w:val="001D14AE"/>
    <w:rsid w:val="001D1E0B"/>
    <w:rsid w:val="001D1E4F"/>
    <w:rsid w:val="001D20F2"/>
    <w:rsid w:val="001D2286"/>
    <w:rsid w:val="001D2495"/>
    <w:rsid w:val="001D26D2"/>
    <w:rsid w:val="001D2867"/>
    <w:rsid w:val="001D2C32"/>
    <w:rsid w:val="001D33A9"/>
    <w:rsid w:val="001D4133"/>
    <w:rsid w:val="001D4878"/>
    <w:rsid w:val="001D53E4"/>
    <w:rsid w:val="001D560E"/>
    <w:rsid w:val="001D6ECC"/>
    <w:rsid w:val="001D6F22"/>
    <w:rsid w:val="001D7F51"/>
    <w:rsid w:val="001E041E"/>
    <w:rsid w:val="001E0774"/>
    <w:rsid w:val="001E07A8"/>
    <w:rsid w:val="001E0C7F"/>
    <w:rsid w:val="001E1689"/>
    <w:rsid w:val="001E18AB"/>
    <w:rsid w:val="001E1BA5"/>
    <w:rsid w:val="001E2353"/>
    <w:rsid w:val="001E242A"/>
    <w:rsid w:val="001E24D3"/>
    <w:rsid w:val="001E2D81"/>
    <w:rsid w:val="001E2FE1"/>
    <w:rsid w:val="001E3E9A"/>
    <w:rsid w:val="001E423E"/>
    <w:rsid w:val="001E4DE2"/>
    <w:rsid w:val="001E4EBF"/>
    <w:rsid w:val="001E588E"/>
    <w:rsid w:val="001E64E7"/>
    <w:rsid w:val="001E7018"/>
    <w:rsid w:val="001F0E17"/>
    <w:rsid w:val="001F16C0"/>
    <w:rsid w:val="001F4101"/>
    <w:rsid w:val="001F48EE"/>
    <w:rsid w:val="001F4D28"/>
    <w:rsid w:val="001F534D"/>
    <w:rsid w:val="001F54ED"/>
    <w:rsid w:val="001F5951"/>
    <w:rsid w:val="001F756A"/>
    <w:rsid w:val="002008EB"/>
    <w:rsid w:val="00200EE6"/>
    <w:rsid w:val="00202271"/>
    <w:rsid w:val="00202287"/>
    <w:rsid w:val="00202E57"/>
    <w:rsid w:val="00203518"/>
    <w:rsid w:val="00204542"/>
    <w:rsid w:val="00204660"/>
    <w:rsid w:val="00204A5C"/>
    <w:rsid w:val="0021003E"/>
    <w:rsid w:val="002112B8"/>
    <w:rsid w:val="00211434"/>
    <w:rsid w:val="00211FB4"/>
    <w:rsid w:val="00212429"/>
    <w:rsid w:val="00212620"/>
    <w:rsid w:val="00212BDB"/>
    <w:rsid w:val="00214AA4"/>
    <w:rsid w:val="00214D39"/>
    <w:rsid w:val="00215F1C"/>
    <w:rsid w:val="00216AF0"/>
    <w:rsid w:val="002172F4"/>
    <w:rsid w:val="00217F1E"/>
    <w:rsid w:val="002207BD"/>
    <w:rsid w:val="00220C47"/>
    <w:rsid w:val="00220C97"/>
    <w:rsid w:val="00221112"/>
    <w:rsid w:val="00221185"/>
    <w:rsid w:val="0022163D"/>
    <w:rsid w:val="00221D26"/>
    <w:rsid w:val="00221F4D"/>
    <w:rsid w:val="00223650"/>
    <w:rsid w:val="00223BF3"/>
    <w:rsid w:val="00223EA8"/>
    <w:rsid w:val="00224837"/>
    <w:rsid w:val="00225252"/>
    <w:rsid w:val="002258A5"/>
    <w:rsid w:val="00226AE8"/>
    <w:rsid w:val="00226CD0"/>
    <w:rsid w:val="0022708F"/>
    <w:rsid w:val="00227684"/>
    <w:rsid w:val="00230A63"/>
    <w:rsid w:val="00230A89"/>
    <w:rsid w:val="00230A9B"/>
    <w:rsid w:val="00230B64"/>
    <w:rsid w:val="00230BC2"/>
    <w:rsid w:val="00230E82"/>
    <w:rsid w:val="00232E7A"/>
    <w:rsid w:val="00233108"/>
    <w:rsid w:val="00234275"/>
    <w:rsid w:val="00234FA6"/>
    <w:rsid w:val="00237255"/>
    <w:rsid w:val="00237DF7"/>
    <w:rsid w:val="002400DC"/>
    <w:rsid w:val="00240146"/>
    <w:rsid w:val="002401FF"/>
    <w:rsid w:val="002413D6"/>
    <w:rsid w:val="0024147F"/>
    <w:rsid w:val="002431B3"/>
    <w:rsid w:val="00243A77"/>
    <w:rsid w:val="002448FE"/>
    <w:rsid w:val="00244919"/>
    <w:rsid w:val="002466AD"/>
    <w:rsid w:val="002505B4"/>
    <w:rsid w:val="00250CC1"/>
    <w:rsid w:val="00251E48"/>
    <w:rsid w:val="00252A89"/>
    <w:rsid w:val="00252BD6"/>
    <w:rsid w:val="002539FA"/>
    <w:rsid w:val="00253FCA"/>
    <w:rsid w:val="00254202"/>
    <w:rsid w:val="0025436E"/>
    <w:rsid w:val="002553D6"/>
    <w:rsid w:val="0025593E"/>
    <w:rsid w:val="002561FE"/>
    <w:rsid w:val="0025684A"/>
    <w:rsid w:val="002576F4"/>
    <w:rsid w:val="00257792"/>
    <w:rsid w:val="00260736"/>
    <w:rsid w:val="00260BE6"/>
    <w:rsid w:val="00261773"/>
    <w:rsid w:val="00262147"/>
    <w:rsid w:val="002624E1"/>
    <w:rsid w:val="0026329C"/>
    <w:rsid w:val="002634D8"/>
    <w:rsid w:val="00264E7E"/>
    <w:rsid w:val="00264FCD"/>
    <w:rsid w:val="00265239"/>
    <w:rsid w:val="0026600E"/>
    <w:rsid w:val="00266484"/>
    <w:rsid w:val="00267AF2"/>
    <w:rsid w:val="00270C34"/>
    <w:rsid w:val="00270DEA"/>
    <w:rsid w:val="00271060"/>
    <w:rsid w:val="00271490"/>
    <w:rsid w:val="00271873"/>
    <w:rsid w:val="002726A4"/>
    <w:rsid w:val="00272BD7"/>
    <w:rsid w:val="00273DBE"/>
    <w:rsid w:val="0027436B"/>
    <w:rsid w:val="00275AF3"/>
    <w:rsid w:val="00276063"/>
    <w:rsid w:val="00276380"/>
    <w:rsid w:val="00276E0E"/>
    <w:rsid w:val="00277A1C"/>
    <w:rsid w:val="00277F40"/>
    <w:rsid w:val="00280FBB"/>
    <w:rsid w:val="00281D8F"/>
    <w:rsid w:val="00282105"/>
    <w:rsid w:val="0028213B"/>
    <w:rsid w:val="0028295D"/>
    <w:rsid w:val="00282F9B"/>
    <w:rsid w:val="00283197"/>
    <w:rsid w:val="00283E89"/>
    <w:rsid w:val="002840C8"/>
    <w:rsid w:val="002849FB"/>
    <w:rsid w:val="0028653B"/>
    <w:rsid w:val="002870DB"/>
    <w:rsid w:val="00287761"/>
    <w:rsid w:val="00287F35"/>
    <w:rsid w:val="00291799"/>
    <w:rsid w:val="00293639"/>
    <w:rsid w:val="002937B5"/>
    <w:rsid w:val="00293960"/>
    <w:rsid w:val="00293CF2"/>
    <w:rsid w:val="002943EA"/>
    <w:rsid w:val="00294C80"/>
    <w:rsid w:val="0029530B"/>
    <w:rsid w:val="00295997"/>
    <w:rsid w:val="00295A4F"/>
    <w:rsid w:val="002965AC"/>
    <w:rsid w:val="002970EB"/>
    <w:rsid w:val="002970FB"/>
    <w:rsid w:val="002A0682"/>
    <w:rsid w:val="002A2286"/>
    <w:rsid w:val="002A38C0"/>
    <w:rsid w:val="002A3A6C"/>
    <w:rsid w:val="002A6AC2"/>
    <w:rsid w:val="002A72E1"/>
    <w:rsid w:val="002A7BC4"/>
    <w:rsid w:val="002A7C4D"/>
    <w:rsid w:val="002A7E93"/>
    <w:rsid w:val="002B0AB0"/>
    <w:rsid w:val="002B0B2A"/>
    <w:rsid w:val="002B157F"/>
    <w:rsid w:val="002B1750"/>
    <w:rsid w:val="002B18C6"/>
    <w:rsid w:val="002B1E48"/>
    <w:rsid w:val="002B1F17"/>
    <w:rsid w:val="002B226C"/>
    <w:rsid w:val="002B27CE"/>
    <w:rsid w:val="002B2D91"/>
    <w:rsid w:val="002B4EAA"/>
    <w:rsid w:val="002B4EE5"/>
    <w:rsid w:val="002B534E"/>
    <w:rsid w:val="002B59DF"/>
    <w:rsid w:val="002B5B18"/>
    <w:rsid w:val="002B6176"/>
    <w:rsid w:val="002B6424"/>
    <w:rsid w:val="002B6A1A"/>
    <w:rsid w:val="002B6C5C"/>
    <w:rsid w:val="002B7378"/>
    <w:rsid w:val="002B742D"/>
    <w:rsid w:val="002B76D3"/>
    <w:rsid w:val="002B7AC6"/>
    <w:rsid w:val="002B7B52"/>
    <w:rsid w:val="002B7CBF"/>
    <w:rsid w:val="002C02FE"/>
    <w:rsid w:val="002C0493"/>
    <w:rsid w:val="002C089F"/>
    <w:rsid w:val="002C1639"/>
    <w:rsid w:val="002C1BED"/>
    <w:rsid w:val="002C22C0"/>
    <w:rsid w:val="002C2C5F"/>
    <w:rsid w:val="002C2ED9"/>
    <w:rsid w:val="002C31F8"/>
    <w:rsid w:val="002C3417"/>
    <w:rsid w:val="002C4FDA"/>
    <w:rsid w:val="002C5A5F"/>
    <w:rsid w:val="002C60C9"/>
    <w:rsid w:val="002C6EAA"/>
    <w:rsid w:val="002C7280"/>
    <w:rsid w:val="002C7D43"/>
    <w:rsid w:val="002D04A0"/>
    <w:rsid w:val="002D0BCB"/>
    <w:rsid w:val="002D0C81"/>
    <w:rsid w:val="002D0F5F"/>
    <w:rsid w:val="002D2532"/>
    <w:rsid w:val="002D2C5E"/>
    <w:rsid w:val="002D2EB5"/>
    <w:rsid w:val="002D3876"/>
    <w:rsid w:val="002D3E2E"/>
    <w:rsid w:val="002D425E"/>
    <w:rsid w:val="002D4A25"/>
    <w:rsid w:val="002D4F9B"/>
    <w:rsid w:val="002D5181"/>
    <w:rsid w:val="002D5909"/>
    <w:rsid w:val="002D5B85"/>
    <w:rsid w:val="002D6D80"/>
    <w:rsid w:val="002D7B00"/>
    <w:rsid w:val="002E04E8"/>
    <w:rsid w:val="002E10CF"/>
    <w:rsid w:val="002E1420"/>
    <w:rsid w:val="002E1B17"/>
    <w:rsid w:val="002E265E"/>
    <w:rsid w:val="002E35DB"/>
    <w:rsid w:val="002E3953"/>
    <w:rsid w:val="002E4EE5"/>
    <w:rsid w:val="002E5374"/>
    <w:rsid w:val="002E72B4"/>
    <w:rsid w:val="002E78BE"/>
    <w:rsid w:val="002F0BBF"/>
    <w:rsid w:val="002F1497"/>
    <w:rsid w:val="002F2674"/>
    <w:rsid w:val="002F294E"/>
    <w:rsid w:val="002F2B3F"/>
    <w:rsid w:val="002F2D55"/>
    <w:rsid w:val="002F3E31"/>
    <w:rsid w:val="002F44F8"/>
    <w:rsid w:val="002F46E9"/>
    <w:rsid w:val="002F4A38"/>
    <w:rsid w:val="002F54F2"/>
    <w:rsid w:val="002F5FDB"/>
    <w:rsid w:val="002F68FE"/>
    <w:rsid w:val="002F6BF5"/>
    <w:rsid w:val="002F73E8"/>
    <w:rsid w:val="00301239"/>
    <w:rsid w:val="00301A92"/>
    <w:rsid w:val="00302882"/>
    <w:rsid w:val="003029C0"/>
    <w:rsid w:val="003039EC"/>
    <w:rsid w:val="00304A84"/>
    <w:rsid w:val="00304E92"/>
    <w:rsid w:val="003062BB"/>
    <w:rsid w:val="00306586"/>
    <w:rsid w:val="00310686"/>
    <w:rsid w:val="0031149C"/>
    <w:rsid w:val="003117A1"/>
    <w:rsid w:val="003118B8"/>
    <w:rsid w:val="00312BA8"/>
    <w:rsid w:val="00313440"/>
    <w:rsid w:val="003148C6"/>
    <w:rsid w:val="00315253"/>
    <w:rsid w:val="00315539"/>
    <w:rsid w:val="00316126"/>
    <w:rsid w:val="00316752"/>
    <w:rsid w:val="00316E10"/>
    <w:rsid w:val="00316E16"/>
    <w:rsid w:val="00317147"/>
    <w:rsid w:val="003175C8"/>
    <w:rsid w:val="0031790A"/>
    <w:rsid w:val="0032034A"/>
    <w:rsid w:val="00320EE2"/>
    <w:rsid w:val="003212AC"/>
    <w:rsid w:val="00321727"/>
    <w:rsid w:val="00321D8E"/>
    <w:rsid w:val="00322D0B"/>
    <w:rsid w:val="00322DB6"/>
    <w:rsid w:val="0032364D"/>
    <w:rsid w:val="00324348"/>
    <w:rsid w:val="0032538C"/>
    <w:rsid w:val="00326557"/>
    <w:rsid w:val="00326F5A"/>
    <w:rsid w:val="00327D4C"/>
    <w:rsid w:val="003301A2"/>
    <w:rsid w:val="00330B14"/>
    <w:rsid w:val="00331254"/>
    <w:rsid w:val="0033125D"/>
    <w:rsid w:val="003314E0"/>
    <w:rsid w:val="00331CDE"/>
    <w:rsid w:val="00331E04"/>
    <w:rsid w:val="003349B6"/>
    <w:rsid w:val="00334A84"/>
    <w:rsid w:val="00336F3E"/>
    <w:rsid w:val="00337586"/>
    <w:rsid w:val="0033785E"/>
    <w:rsid w:val="00340745"/>
    <w:rsid w:val="00340820"/>
    <w:rsid w:val="00341092"/>
    <w:rsid w:val="00341BBF"/>
    <w:rsid w:val="00342710"/>
    <w:rsid w:val="00342BA5"/>
    <w:rsid w:val="00342D11"/>
    <w:rsid w:val="00343635"/>
    <w:rsid w:val="00343C92"/>
    <w:rsid w:val="003442C8"/>
    <w:rsid w:val="003448DA"/>
    <w:rsid w:val="00345450"/>
    <w:rsid w:val="003459DE"/>
    <w:rsid w:val="00346D34"/>
    <w:rsid w:val="00347159"/>
    <w:rsid w:val="00347857"/>
    <w:rsid w:val="00347CC7"/>
    <w:rsid w:val="003501C7"/>
    <w:rsid w:val="00351048"/>
    <w:rsid w:val="0035128D"/>
    <w:rsid w:val="00351B0A"/>
    <w:rsid w:val="00352CFC"/>
    <w:rsid w:val="00353BA8"/>
    <w:rsid w:val="00354F19"/>
    <w:rsid w:val="0035515A"/>
    <w:rsid w:val="00355ADC"/>
    <w:rsid w:val="003566B9"/>
    <w:rsid w:val="003566F6"/>
    <w:rsid w:val="0036026D"/>
    <w:rsid w:val="003602B0"/>
    <w:rsid w:val="003606E8"/>
    <w:rsid w:val="00360758"/>
    <w:rsid w:val="00360FC5"/>
    <w:rsid w:val="00361429"/>
    <w:rsid w:val="003628A7"/>
    <w:rsid w:val="00363755"/>
    <w:rsid w:val="00363DD3"/>
    <w:rsid w:val="00363F87"/>
    <w:rsid w:val="00366E2B"/>
    <w:rsid w:val="00367882"/>
    <w:rsid w:val="00370048"/>
    <w:rsid w:val="003710EA"/>
    <w:rsid w:val="0037193A"/>
    <w:rsid w:val="003720B0"/>
    <w:rsid w:val="00373983"/>
    <w:rsid w:val="00374024"/>
    <w:rsid w:val="003743CF"/>
    <w:rsid w:val="00374A15"/>
    <w:rsid w:val="00374F3D"/>
    <w:rsid w:val="00374FAE"/>
    <w:rsid w:val="00375382"/>
    <w:rsid w:val="0037566C"/>
    <w:rsid w:val="00376178"/>
    <w:rsid w:val="00376619"/>
    <w:rsid w:val="00376A27"/>
    <w:rsid w:val="00376F68"/>
    <w:rsid w:val="00377327"/>
    <w:rsid w:val="00380941"/>
    <w:rsid w:val="00380AFB"/>
    <w:rsid w:val="00381123"/>
    <w:rsid w:val="00381E63"/>
    <w:rsid w:val="00383358"/>
    <w:rsid w:val="00383C5D"/>
    <w:rsid w:val="003841CC"/>
    <w:rsid w:val="003846E5"/>
    <w:rsid w:val="00384924"/>
    <w:rsid w:val="00384A31"/>
    <w:rsid w:val="00384A3A"/>
    <w:rsid w:val="00384B3D"/>
    <w:rsid w:val="003850E6"/>
    <w:rsid w:val="00385259"/>
    <w:rsid w:val="00385867"/>
    <w:rsid w:val="00385AB4"/>
    <w:rsid w:val="00385FC7"/>
    <w:rsid w:val="0039005D"/>
    <w:rsid w:val="00390A2F"/>
    <w:rsid w:val="00390EDC"/>
    <w:rsid w:val="003914B3"/>
    <w:rsid w:val="00392604"/>
    <w:rsid w:val="00394CC3"/>
    <w:rsid w:val="00395646"/>
    <w:rsid w:val="00395913"/>
    <w:rsid w:val="00397A35"/>
    <w:rsid w:val="003A09D4"/>
    <w:rsid w:val="003A0A5E"/>
    <w:rsid w:val="003A0CBF"/>
    <w:rsid w:val="003A0FCD"/>
    <w:rsid w:val="003A23D4"/>
    <w:rsid w:val="003A2CD4"/>
    <w:rsid w:val="003A2F97"/>
    <w:rsid w:val="003A399C"/>
    <w:rsid w:val="003A3B15"/>
    <w:rsid w:val="003A3B2F"/>
    <w:rsid w:val="003A3FAB"/>
    <w:rsid w:val="003A483A"/>
    <w:rsid w:val="003A4CD3"/>
    <w:rsid w:val="003A5436"/>
    <w:rsid w:val="003A5549"/>
    <w:rsid w:val="003A5C52"/>
    <w:rsid w:val="003A6ED7"/>
    <w:rsid w:val="003A7B35"/>
    <w:rsid w:val="003B01DB"/>
    <w:rsid w:val="003B07D0"/>
    <w:rsid w:val="003B12D0"/>
    <w:rsid w:val="003B1D0D"/>
    <w:rsid w:val="003B2058"/>
    <w:rsid w:val="003B28A4"/>
    <w:rsid w:val="003B2A3E"/>
    <w:rsid w:val="003B2F57"/>
    <w:rsid w:val="003B331E"/>
    <w:rsid w:val="003B3551"/>
    <w:rsid w:val="003B4836"/>
    <w:rsid w:val="003B52F6"/>
    <w:rsid w:val="003B53C7"/>
    <w:rsid w:val="003B561D"/>
    <w:rsid w:val="003B6C14"/>
    <w:rsid w:val="003B7511"/>
    <w:rsid w:val="003B7613"/>
    <w:rsid w:val="003C0202"/>
    <w:rsid w:val="003C1116"/>
    <w:rsid w:val="003C1617"/>
    <w:rsid w:val="003C1766"/>
    <w:rsid w:val="003C1AEA"/>
    <w:rsid w:val="003C1BB8"/>
    <w:rsid w:val="003C1C06"/>
    <w:rsid w:val="003C1C0F"/>
    <w:rsid w:val="003C1FA5"/>
    <w:rsid w:val="003C207E"/>
    <w:rsid w:val="003C270F"/>
    <w:rsid w:val="003C2B96"/>
    <w:rsid w:val="003C2E49"/>
    <w:rsid w:val="003C42AA"/>
    <w:rsid w:val="003C4D77"/>
    <w:rsid w:val="003C4F13"/>
    <w:rsid w:val="003C536A"/>
    <w:rsid w:val="003C5666"/>
    <w:rsid w:val="003C5FAA"/>
    <w:rsid w:val="003C6444"/>
    <w:rsid w:val="003C64C6"/>
    <w:rsid w:val="003C65D5"/>
    <w:rsid w:val="003C6F66"/>
    <w:rsid w:val="003D032F"/>
    <w:rsid w:val="003D03BE"/>
    <w:rsid w:val="003D064F"/>
    <w:rsid w:val="003D0A25"/>
    <w:rsid w:val="003D0EEC"/>
    <w:rsid w:val="003D2E70"/>
    <w:rsid w:val="003D333A"/>
    <w:rsid w:val="003D3740"/>
    <w:rsid w:val="003D3A60"/>
    <w:rsid w:val="003D3AEE"/>
    <w:rsid w:val="003D3BF4"/>
    <w:rsid w:val="003D4758"/>
    <w:rsid w:val="003D49B2"/>
    <w:rsid w:val="003D50DB"/>
    <w:rsid w:val="003D5136"/>
    <w:rsid w:val="003D523A"/>
    <w:rsid w:val="003D6118"/>
    <w:rsid w:val="003D6655"/>
    <w:rsid w:val="003D7CA0"/>
    <w:rsid w:val="003E2457"/>
    <w:rsid w:val="003E29EE"/>
    <w:rsid w:val="003E2CE3"/>
    <w:rsid w:val="003E3C52"/>
    <w:rsid w:val="003E4C09"/>
    <w:rsid w:val="003E4D11"/>
    <w:rsid w:val="003E4DEA"/>
    <w:rsid w:val="003E53C5"/>
    <w:rsid w:val="003E66FE"/>
    <w:rsid w:val="003E6D57"/>
    <w:rsid w:val="003E7D4D"/>
    <w:rsid w:val="003F01DB"/>
    <w:rsid w:val="003F0EF1"/>
    <w:rsid w:val="003F12F8"/>
    <w:rsid w:val="003F1617"/>
    <w:rsid w:val="003F2424"/>
    <w:rsid w:val="003F4AC9"/>
    <w:rsid w:val="003F5106"/>
    <w:rsid w:val="003F5D2F"/>
    <w:rsid w:val="003F606B"/>
    <w:rsid w:val="003F61FA"/>
    <w:rsid w:val="003F7984"/>
    <w:rsid w:val="00400197"/>
    <w:rsid w:val="0040042A"/>
    <w:rsid w:val="00400A77"/>
    <w:rsid w:val="004012F0"/>
    <w:rsid w:val="00401857"/>
    <w:rsid w:val="0040323C"/>
    <w:rsid w:val="004037E1"/>
    <w:rsid w:val="00403A34"/>
    <w:rsid w:val="00404AA6"/>
    <w:rsid w:val="00404F2E"/>
    <w:rsid w:val="00405406"/>
    <w:rsid w:val="00405B70"/>
    <w:rsid w:val="004060CC"/>
    <w:rsid w:val="00406FA0"/>
    <w:rsid w:val="004071BA"/>
    <w:rsid w:val="004077CC"/>
    <w:rsid w:val="00410092"/>
    <w:rsid w:val="00411593"/>
    <w:rsid w:val="004117A3"/>
    <w:rsid w:val="004120C4"/>
    <w:rsid w:val="004128EF"/>
    <w:rsid w:val="00413619"/>
    <w:rsid w:val="00413BDF"/>
    <w:rsid w:val="0041445B"/>
    <w:rsid w:val="0041560B"/>
    <w:rsid w:val="004163AA"/>
    <w:rsid w:val="00417F06"/>
    <w:rsid w:val="004207B1"/>
    <w:rsid w:val="00421A80"/>
    <w:rsid w:val="00422F64"/>
    <w:rsid w:val="004234F7"/>
    <w:rsid w:val="00423A58"/>
    <w:rsid w:val="004240F1"/>
    <w:rsid w:val="00424AC2"/>
    <w:rsid w:val="00424BFB"/>
    <w:rsid w:val="004251C6"/>
    <w:rsid w:val="00425583"/>
    <w:rsid w:val="004255EC"/>
    <w:rsid w:val="00425630"/>
    <w:rsid w:val="00425D63"/>
    <w:rsid w:val="0042696F"/>
    <w:rsid w:val="004269FA"/>
    <w:rsid w:val="00427C36"/>
    <w:rsid w:val="00430A99"/>
    <w:rsid w:val="00431990"/>
    <w:rsid w:val="004325D4"/>
    <w:rsid w:val="004325ED"/>
    <w:rsid w:val="00432BEE"/>
    <w:rsid w:val="00433C5D"/>
    <w:rsid w:val="00434034"/>
    <w:rsid w:val="00434233"/>
    <w:rsid w:val="00435D0B"/>
    <w:rsid w:val="00435FE7"/>
    <w:rsid w:val="00436CBC"/>
    <w:rsid w:val="00436DDB"/>
    <w:rsid w:val="00437CDB"/>
    <w:rsid w:val="0044143C"/>
    <w:rsid w:val="00442078"/>
    <w:rsid w:val="00443749"/>
    <w:rsid w:val="00443A1F"/>
    <w:rsid w:val="00443F31"/>
    <w:rsid w:val="00444702"/>
    <w:rsid w:val="004453E4"/>
    <w:rsid w:val="00445BB7"/>
    <w:rsid w:val="00446C65"/>
    <w:rsid w:val="00447190"/>
    <w:rsid w:val="00447595"/>
    <w:rsid w:val="00447722"/>
    <w:rsid w:val="0044797D"/>
    <w:rsid w:val="00451724"/>
    <w:rsid w:val="0045355B"/>
    <w:rsid w:val="00453C3B"/>
    <w:rsid w:val="00453C7E"/>
    <w:rsid w:val="004546A7"/>
    <w:rsid w:val="004569D0"/>
    <w:rsid w:val="00456AC5"/>
    <w:rsid w:val="00456C11"/>
    <w:rsid w:val="004612EB"/>
    <w:rsid w:val="004613ED"/>
    <w:rsid w:val="004614DE"/>
    <w:rsid w:val="00461992"/>
    <w:rsid w:val="00462FA0"/>
    <w:rsid w:val="00463F43"/>
    <w:rsid w:val="00463F68"/>
    <w:rsid w:val="00465093"/>
    <w:rsid w:val="004656FA"/>
    <w:rsid w:val="00465727"/>
    <w:rsid w:val="004663FD"/>
    <w:rsid w:val="00466618"/>
    <w:rsid w:val="004666CD"/>
    <w:rsid w:val="004667F4"/>
    <w:rsid w:val="00466929"/>
    <w:rsid w:val="00467540"/>
    <w:rsid w:val="00470052"/>
    <w:rsid w:val="0047039C"/>
    <w:rsid w:val="00470640"/>
    <w:rsid w:val="00470CAA"/>
    <w:rsid w:val="00470F79"/>
    <w:rsid w:val="004712C1"/>
    <w:rsid w:val="00471A24"/>
    <w:rsid w:val="0047207D"/>
    <w:rsid w:val="004737E5"/>
    <w:rsid w:val="00473E9A"/>
    <w:rsid w:val="00474363"/>
    <w:rsid w:val="00474D38"/>
    <w:rsid w:val="00475DE1"/>
    <w:rsid w:val="00475E57"/>
    <w:rsid w:val="00476AE2"/>
    <w:rsid w:val="0047728E"/>
    <w:rsid w:val="00480672"/>
    <w:rsid w:val="00481458"/>
    <w:rsid w:val="00481749"/>
    <w:rsid w:val="004817B0"/>
    <w:rsid w:val="00481D78"/>
    <w:rsid w:val="00481D88"/>
    <w:rsid w:val="00482AEC"/>
    <w:rsid w:val="00483F12"/>
    <w:rsid w:val="00485B32"/>
    <w:rsid w:val="004863B0"/>
    <w:rsid w:val="00486FD4"/>
    <w:rsid w:val="0048766B"/>
    <w:rsid w:val="00487C38"/>
    <w:rsid w:val="004904A2"/>
    <w:rsid w:val="00491454"/>
    <w:rsid w:val="0049158C"/>
    <w:rsid w:val="0049276C"/>
    <w:rsid w:val="00493ED1"/>
    <w:rsid w:val="004944C8"/>
    <w:rsid w:val="00494E98"/>
    <w:rsid w:val="00495DBB"/>
    <w:rsid w:val="00496468"/>
    <w:rsid w:val="004965F0"/>
    <w:rsid w:val="00496C15"/>
    <w:rsid w:val="004972AF"/>
    <w:rsid w:val="004972B7"/>
    <w:rsid w:val="004977AE"/>
    <w:rsid w:val="004977F7"/>
    <w:rsid w:val="00497C32"/>
    <w:rsid w:val="004A0DB8"/>
    <w:rsid w:val="004A10C1"/>
    <w:rsid w:val="004A1BAC"/>
    <w:rsid w:val="004A2BB1"/>
    <w:rsid w:val="004A40EC"/>
    <w:rsid w:val="004A43D4"/>
    <w:rsid w:val="004A59D0"/>
    <w:rsid w:val="004A6439"/>
    <w:rsid w:val="004B00EF"/>
    <w:rsid w:val="004B1026"/>
    <w:rsid w:val="004B1537"/>
    <w:rsid w:val="004B17BF"/>
    <w:rsid w:val="004B1FED"/>
    <w:rsid w:val="004B244B"/>
    <w:rsid w:val="004B3502"/>
    <w:rsid w:val="004B41B2"/>
    <w:rsid w:val="004B5237"/>
    <w:rsid w:val="004B53E0"/>
    <w:rsid w:val="004B558C"/>
    <w:rsid w:val="004B5787"/>
    <w:rsid w:val="004B5986"/>
    <w:rsid w:val="004B6410"/>
    <w:rsid w:val="004B64A6"/>
    <w:rsid w:val="004B65BC"/>
    <w:rsid w:val="004B6BAA"/>
    <w:rsid w:val="004B76E6"/>
    <w:rsid w:val="004C037F"/>
    <w:rsid w:val="004C039C"/>
    <w:rsid w:val="004C0BC1"/>
    <w:rsid w:val="004C163F"/>
    <w:rsid w:val="004C1C37"/>
    <w:rsid w:val="004C240C"/>
    <w:rsid w:val="004C2BCE"/>
    <w:rsid w:val="004C336B"/>
    <w:rsid w:val="004C3CB3"/>
    <w:rsid w:val="004C44FB"/>
    <w:rsid w:val="004C4A60"/>
    <w:rsid w:val="004C678B"/>
    <w:rsid w:val="004C6C82"/>
    <w:rsid w:val="004D1746"/>
    <w:rsid w:val="004D2898"/>
    <w:rsid w:val="004D2A97"/>
    <w:rsid w:val="004D300E"/>
    <w:rsid w:val="004D3CE2"/>
    <w:rsid w:val="004D4EE8"/>
    <w:rsid w:val="004D5EA6"/>
    <w:rsid w:val="004D5FB2"/>
    <w:rsid w:val="004D60D7"/>
    <w:rsid w:val="004D6BA0"/>
    <w:rsid w:val="004D6C61"/>
    <w:rsid w:val="004D6F6D"/>
    <w:rsid w:val="004D7392"/>
    <w:rsid w:val="004D7785"/>
    <w:rsid w:val="004E0803"/>
    <w:rsid w:val="004E136F"/>
    <w:rsid w:val="004E1440"/>
    <w:rsid w:val="004E15EF"/>
    <w:rsid w:val="004E1D19"/>
    <w:rsid w:val="004E3F6A"/>
    <w:rsid w:val="004E41E4"/>
    <w:rsid w:val="004E4402"/>
    <w:rsid w:val="004E4C52"/>
    <w:rsid w:val="004E4FCD"/>
    <w:rsid w:val="004E59CC"/>
    <w:rsid w:val="004E5CEF"/>
    <w:rsid w:val="004E6DEA"/>
    <w:rsid w:val="004E7164"/>
    <w:rsid w:val="004F0345"/>
    <w:rsid w:val="004F2D17"/>
    <w:rsid w:val="004F4A13"/>
    <w:rsid w:val="004F4CF8"/>
    <w:rsid w:val="004F584C"/>
    <w:rsid w:val="004F5EBF"/>
    <w:rsid w:val="004F6387"/>
    <w:rsid w:val="004F68C8"/>
    <w:rsid w:val="004F68DF"/>
    <w:rsid w:val="004F76FA"/>
    <w:rsid w:val="004F789D"/>
    <w:rsid w:val="00500607"/>
    <w:rsid w:val="00501750"/>
    <w:rsid w:val="00501A7D"/>
    <w:rsid w:val="00501AE6"/>
    <w:rsid w:val="00501CB3"/>
    <w:rsid w:val="00502616"/>
    <w:rsid w:val="00502E47"/>
    <w:rsid w:val="00502E87"/>
    <w:rsid w:val="00503DA9"/>
    <w:rsid w:val="00504647"/>
    <w:rsid w:val="005047EA"/>
    <w:rsid w:val="0050481E"/>
    <w:rsid w:val="005060FE"/>
    <w:rsid w:val="00506670"/>
    <w:rsid w:val="00506AEE"/>
    <w:rsid w:val="00507921"/>
    <w:rsid w:val="00510289"/>
    <w:rsid w:val="00510397"/>
    <w:rsid w:val="005108BF"/>
    <w:rsid w:val="00511567"/>
    <w:rsid w:val="00511698"/>
    <w:rsid w:val="00511CCB"/>
    <w:rsid w:val="0051229F"/>
    <w:rsid w:val="00512629"/>
    <w:rsid w:val="00512A19"/>
    <w:rsid w:val="00512D95"/>
    <w:rsid w:val="00512DDB"/>
    <w:rsid w:val="00513B00"/>
    <w:rsid w:val="00514755"/>
    <w:rsid w:val="00514D1A"/>
    <w:rsid w:val="00516392"/>
    <w:rsid w:val="005165AA"/>
    <w:rsid w:val="0051688A"/>
    <w:rsid w:val="00516C48"/>
    <w:rsid w:val="00520278"/>
    <w:rsid w:val="00520743"/>
    <w:rsid w:val="00521054"/>
    <w:rsid w:val="005215B3"/>
    <w:rsid w:val="005217C6"/>
    <w:rsid w:val="00521E1D"/>
    <w:rsid w:val="00522329"/>
    <w:rsid w:val="005230AD"/>
    <w:rsid w:val="00523A48"/>
    <w:rsid w:val="00523FD6"/>
    <w:rsid w:val="005248A4"/>
    <w:rsid w:val="00524B72"/>
    <w:rsid w:val="00524C67"/>
    <w:rsid w:val="005259D0"/>
    <w:rsid w:val="00526615"/>
    <w:rsid w:val="00527259"/>
    <w:rsid w:val="00527759"/>
    <w:rsid w:val="0053045A"/>
    <w:rsid w:val="00530A52"/>
    <w:rsid w:val="00531F42"/>
    <w:rsid w:val="0053275B"/>
    <w:rsid w:val="00533CEE"/>
    <w:rsid w:val="00533E37"/>
    <w:rsid w:val="0053515F"/>
    <w:rsid w:val="005358A1"/>
    <w:rsid w:val="005358AF"/>
    <w:rsid w:val="00535C42"/>
    <w:rsid w:val="00536136"/>
    <w:rsid w:val="005361BE"/>
    <w:rsid w:val="00537737"/>
    <w:rsid w:val="005378D2"/>
    <w:rsid w:val="00537ECA"/>
    <w:rsid w:val="00541081"/>
    <w:rsid w:val="0054148F"/>
    <w:rsid w:val="00541A54"/>
    <w:rsid w:val="00543136"/>
    <w:rsid w:val="0054343A"/>
    <w:rsid w:val="00543EBC"/>
    <w:rsid w:val="00544B5B"/>
    <w:rsid w:val="00545281"/>
    <w:rsid w:val="005457E0"/>
    <w:rsid w:val="00545C7A"/>
    <w:rsid w:val="005467F4"/>
    <w:rsid w:val="00546A43"/>
    <w:rsid w:val="00547039"/>
    <w:rsid w:val="005479C9"/>
    <w:rsid w:val="00547B88"/>
    <w:rsid w:val="0055008A"/>
    <w:rsid w:val="00550122"/>
    <w:rsid w:val="005501A1"/>
    <w:rsid w:val="0055047C"/>
    <w:rsid w:val="005506C5"/>
    <w:rsid w:val="00551CE7"/>
    <w:rsid w:val="00551DD5"/>
    <w:rsid w:val="00552E00"/>
    <w:rsid w:val="00554325"/>
    <w:rsid w:val="005547B4"/>
    <w:rsid w:val="005559E7"/>
    <w:rsid w:val="005560B2"/>
    <w:rsid w:val="00556820"/>
    <w:rsid w:val="0055688F"/>
    <w:rsid w:val="005568F1"/>
    <w:rsid w:val="00556AB3"/>
    <w:rsid w:val="00556B8B"/>
    <w:rsid w:val="005577CD"/>
    <w:rsid w:val="005607B6"/>
    <w:rsid w:val="00561775"/>
    <w:rsid w:val="00561909"/>
    <w:rsid w:val="005624F7"/>
    <w:rsid w:val="00562836"/>
    <w:rsid w:val="0056293B"/>
    <w:rsid w:val="005640CB"/>
    <w:rsid w:val="00564529"/>
    <w:rsid w:val="00564FAE"/>
    <w:rsid w:val="00565B85"/>
    <w:rsid w:val="00570092"/>
    <w:rsid w:val="00570603"/>
    <w:rsid w:val="00570F66"/>
    <w:rsid w:val="00571481"/>
    <w:rsid w:val="00571E48"/>
    <w:rsid w:val="00572140"/>
    <w:rsid w:val="00572EF2"/>
    <w:rsid w:val="00572FD7"/>
    <w:rsid w:val="00573F66"/>
    <w:rsid w:val="005753AB"/>
    <w:rsid w:val="005768EF"/>
    <w:rsid w:val="00576D0C"/>
    <w:rsid w:val="00576D67"/>
    <w:rsid w:val="00577092"/>
    <w:rsid w:val="00577C65"/>
    <w:rsid w:val="00577C75"/>
    <w:rsid w:val="00580457"/>
    <w:rsid w:val="005807F7"/>
    <w:rsid w:val="005808AE"/>
    <w:rsid w:val="005808AF"/>
    <w:rsid w:val="00581089"/>
    <w:rsid w:val="005811A8"/>
    <w:rsid w:val="00582ADD"/>
    <w:rsid w:val="00584097"/>
    <w:rsid w:val="005848A6"/>
    <w:rsid w:val="00585705"/>
    <w:rsid w:val="00585A8C"/>
    <w:rsid w:val="00585B06"/>
    <w:rsid w:val="00585CDB"/>
    <w:rsid w:val="00586CE2"/>
    <w:rsid w:val="0059127F"/>
    <w:rsid w:val="005915E4"/>
    <w:rsid w:val="00591F83"/>
    <w:rsid w:val="005936AF"/>
    <w:rsid w:val="00593EDE"/>
    <w:rsid w:val="00593FD8"/>
    <w:rsid w:val="00594127"/>
    <w:rsid w:val="0059415E"/>
    <w:rsid w:val="0059478E"/>
    <w:rsid w:val="0059488C"/>
    <w:rsid w:val="005954A3"/>
    <w:rsid w:val="00595610"/>
    <w:rsid w:val="00595D13"/>
    <w:rsid w:val="0059644B"/>
    <w:rsid w:val="005977CE"/>
    <w:rsid w:val="00597FD2"/>
    <w:rsid w:val="005A03D1"/>
    <w:rsid w:val="005A0E72"/>
    <w:rsid w:val="005A172E"/>
    <w:rsid w:val="005A2513"/>
    <w:rsid w:val="005A28E6"/>
    <w:rsid w:val="005A2A6D"/>
    <w:rsid w:val="005A2C5C"/>
    <w:rsid w:val="005A30B2"/>
    <w:rsid w:val="005A39CC"/>
    <w:rsid w:val="005A3AFA"/>
    <w:rsid w:val="005A4708"/>
    <w:rsid w:val="005A4BD4"/>
    <w:rsid w:val="005A4C6E"/>
    <w:rsid w:val="005A4E30"/>
    <w:rsid w:val="005A52F4"/>
    <w:rsid w:val="005A6882"/>
    <w:rsid w:val="005A6932"/>
    <w:rsid w:val="005A6A72"/>
    <w:rsid w:val="005A76AF"/>
    <w:rsid w:val="005A7EE0"/>
    <w:rsid w:val="005B0258"/>
    <w:rsid w:val="005B0A19"/>
    <w:rsid w:val="005B0B23"/>
    <w:rsid w:val="005B0B25"/>
    <w:rsid w:val="005B0B39"/>
    <w:rsid w:val="005B15A4"/>
    <w:rsid w:val="005B16C3"/>
    <w:rsid w:val="005B1FC8"/>
    <w:rsid w:val="005B24BB"/>
    <w:rsid w:val="005B2918"/>
    <w:rsid w:val="005B2E0F"/>
    <w:rsid w:val="005B383C"/>
    <w:rsid w:val="005B57D7"/>
    <w:rsid w:val="005B6FC3"/>
    <w:rsid w:val="005B7571"/>
    <w:rsid w:val="005B7918"/>
    <w:rsid w:val="005C0084"/>
    <w:rsid w:val="005C089E"/>
    <w:rsid w:val="005C1A89"/>
    <w:rsid w:val="005C2161"/>
    <w:rsid w:val="005C2FEA"/>
    <w:rsid w:val="005C30D3"/>
    <w:rsid w:val="005C48E1"/>
    <w:rsid w:val="005C4D54"/>
    <w:rsid w:val="005C50BD"/>
    <w:rsid w:val="005C5F5F"/>
    <w:rsid w:val="005C716C"/>
    <w:rsid w:val="005C7295"/>
    <w:rsid w:val="005C7745"/>
    <w:rsid w:val="005C7DB9"/>
    <w:rsid w:val="005D0ACE"/>
    <w:rsid w:val="005D1841"/>
    <w:rsid w:val="005D20FA"/>
    <w:rsid w:val="005D2B46"/>
    <w:rsid w:val="005D2E04"/>
    <w:rsid w:val="005D3977"/>
    <w:rsid w:val="005D45C8"/>
    <w:rsid w:val="005D540D"/>
    <w:rsid w:val="005D5928"/>
    <w:rsid w:val="005D5E4C"/>
    <w:rsid w:val="005D704C"/>
    <w:rsid w:val="005D74B8"/>
    <w:rsid w:val="005D78AE"/>
    <w:rsid w:val="005E14CC"/>
    <w:rsid w:val="005E162E"/>
    <w:rsid w:val="005E192B"/>
    <w:rsid w:val="005E1DA7"/>
    <w:rsid w:val="005E24C3"/>
    <w:rsid w:val="005E2BCB"/>
    <w:rsid w:val="005E39A3"/>
    <w:rsid w:val="005E39DF"/>
    <w:rsid w:val="005E3E94"/>
    <w:rsid w:val="005E4F03"/>
    <w:rsid w:val="005E52A6"/>
    <w:rsid w:val="005E5C14"/>
    <w:rsid w:val="005E6F41"/>
    <w:rsid w:val="005F0131"/>
    <w:rsid w:val="005F0865"/>
    <w:rsid w:val="005F0A09"/>
    <w:rsid w:val="005F0BE5"/>
    <w:rsid w:val="005F22DF"/>
    <w:rsid w:val="005F2487"/>
    <w:rsid w:val="005F2B40"/>
    <w:rsid w:val="005F2E12"/>
    <w:rsid w:val="005F3F9F"/>
    <w:rsid w:val="005F4095"/>
    <w:rsid w:val="005F48C2"/>
    <w:rsid w:val="005F63C4"/>
    <w:rsid w:val="005F6522"/>
    <w:rsid w:val="005F666D"/>
    <w:rsid w:val="005F66E4"/>
    <w:rsid w:val="006002F7"/>
    <w:rsid w:val="00600460"/>
    <w:rsid w:val="00600479"/>
    <w:rsid w:val="00600ACF"/>
    <w:rsid w:val="00600AEB"/>
    <w:rsid w:val="00600BDE"/>
    <w:rsid w:val="00600C2C"/>
    <w:rsid w:val="0060174A"/>
    <w:rsid w:val="00601CA4"/>
    <w:rsid w:val="006027F2"/>
    <w:rsid w:val="00602A72"/>
    <w:rsid w:val="00602EE3"/>
    <w:rsid w:val="006039EA"/>
    <w:rsid w:val="00604E24"/>
    <w:rsid w:val="006051CE"/>
    <w:rsid w:val="00605531"/>
    <w:rsid w:val="006064E9"/>
    <w:rsid w:val="0060716B"/>
    <w:rsid w:val="006104B6"/>
    <w:rsid w:val="00610F90"/>
    <w:rsid w:val="006121C4"/>
    <w:rsid w:val="00612391"/>
    <w:rsid w:val="00612F89"/>
    <w:rsid w:val="006135C6"/>
    <w:rsid w:val="00613C73"/>
    <w:rsid w:val="00614666"/>
    <w:rsid w:val="00614B04"/>
    <w:rsid w:val="0061561F"/>
    <w:rsid w:val="0061656A"/>
    <w:rsid w:val="00617183"/>
    <w:rsid w:val="00617362"/>
    <w:rsid w:val="00617755"/>
    <w:rsid w:val="00617AE8"/>
    <w:rsid w:val="00617D15"/>
    <w:rsid w:val="006204FF"/>
    <w:rsid w:val="00620599"/>
    <w:rsid w:val="00620B68"/>
    <w:rsid w:val="0062147C"/>
    <w:rsid w:val="006233E1"/>
    <w:rsid w:val="00624673"/>
    <w:rsid w:val="00624CF0"/>
    <w:rsid w:val="00624E1A"/>
    <w:rsid w:val="00626550"/>
    <w:rsid w:val="006266C4"/>
    <w:rsid w:val="0062699F"/>
    <w:rsid w:val="00626D13"/>
    <w:rsid w:val="006308E7"/>
    <w:rsid w:val="006315E8"/>
    <w:rsid w:val="006323AF"/>
    <w:rsid w:val="006323DB"/>
    <w:rsid w:val="00632883"/>
    <w:rsid w:val="006330E6"/>
    <w:rsid w:val="006335D2"/>
    <w:rsid w:val="00634FA6"/>
    <w:rsid w:val="00634FAD"/>
    <w:rsid w:val="00635912"/>
    <w:rsid w:val="00635C38"/>
    <w:rsid w:val="00635EE7"/>
    <w:rsid w:val="00636308"/>
    <w:rsid w:val="00636728"/>
    <w:rsid w:val="00636AAB"/>
    <w:rsid w:val="00636FA9"/>
    <w:rsid w:val="006373A8"/>
    <w:rsid w:val="00637ED2"/>
    <w:rsid w:val="006402C8"/>
    <w:rsid w:val="00640996"/>
    <w:rsid w:val="00640CDA"/>
    <w:rsid w:val="006420DC"/>
    <w:rsid w:val="0064223C"/>
    <w:rsid w:val="00643655"/>
    <w:rsid w:val="00643C3B"/>
    <w:rsid w:val="00643E9C"/>
    <w:rsid w:val="00644673"/>
    <w:rsid w:val="006449BB"/>
    <w:rsid w:val="00646031"/>
    <w:rsid w:val="006465C2"/>
    <w:rsid w:val="0064709C"/>
    <w:rsid w:val="00647CF7"/>
    <w:rsid w:val="00650DE5"/>
    <w:rsid w:val="00651C25"/>
    <w:rsid w:val="0065223D"/>
    <w:rsid w:val="006525F1"/>
    <w:rsid w:val="00652EA7"/>
    <w:rsid w:val="00652EEF"/>
    <w:rsid w:val="0065403F"/>
    <w:rsid w:val="0065457C"/>
    <w:rsid w:val="006546B2"/>
    <w:rsid w:val="0065489D"/>
    <w:rsid w:val="00654CA7"/>
    <w:rsid w:val="0065623F"/>
    <w:rsid w:val="00657882"/>
    <w:rsid w:val="0066068A"/>
    <w:rsid w:val="00660B66"/>
    <w:rsid w:val="00661767"/>
    <w:rsid w:val="00662410"/>
    <w:rsid w:val="00664AC6"/>
    <w:rsid w:val="00664AFC"/>
    <w:rsid w:val="006655DA"/>
    <w:rsid w:val="00665BC5"/>
    <w:rsid w:val="006663FE"/>
    <w:rsid w:val="006664EF"/>
    <w:rsid w:val="00667439"/>
    <w:rsid w:val="00670418"/>
    <w:rsid w:val="00671080"/>
    <w:rsid w:val="006715F2"/>
    <w:rsid w:val="0067186A"/>
    <w:rsid w:val="0067242B"/>
    <w:rsid w:val="006726B0"/>
    <w:rsid w:val="00672D18"/>
    <w:rsid w:val="006742EA"/>
    <w:rsid w:val="006748F4"/>
    <w:rsid w:val="00674A6F"/>
    <w:rsid w:val="00674DB2"/>
    <w:rsid w:val="00674F82"/>
    <w:rsid w:val="00675FE4"/>
    <w:rsid w:val="00676943"/>
    <w:rsid w:val="00676B4C"/>
    <w:rsid w:val="00676F9B"/>
    <w:rsid w:val="00677522"/>
    <w:rsid w:val="006779A7"/>
    <w:rsid w:val="00680ACB"/>
    <w:rsid w:val="00681504"/>
    <w:rsid w:val="00682070"/>
    <w:rsid w:val="00683574"/>
    <w:rsid w:val="0068396A"/>
    <w:rsid w:val="006854D7"/>
    <w:rsid w:val="00685CD9"/>
    <w:rsid w:val="0068647C"/>
    <w:rsid w:val="006910CE"/>
    <w:rsid w:val="006916A4"/>
    <w:rsid w:val="006916F0"/>
    <w:rsid w:val="0069181E"/>
    <w:rsid w:val="00691975"/>
    <w:rsid w:val="006920AD"/>
    <w:rsid w:val="00693326"/>
    <w:rsid w:val="00693E81"/>
    <w:rsid w:val="0069441B"/>
    <w:rsid w:val="006947D0"/>
    <w:rsid w:val="006959E2"/>
    <w:rsid w:val="00696638"/>
    <w:rsid w:val="00696C41"/>
    <w:rsid w:val="00696EAB"/>
    <w:rsid w:val="00697633"/>
    <w:rsid w:val="006976EA"/>
    <w:rsid w:val="00697932"/>
    <w:rsid w:val="00697C26"/>
    <w:rsid w:val="006A16DA"/>
    <w:rsid w:val="006A36E9"/>
    <w:rsid w:val="006A3864"/>
    <w:rsid w:val="006A3B94"/>
    <w:rsid w:val="006A5B19"/>
    <w:rsid w:val="006A5D73"/>
    <w:rsid w:val="006A5F58"/>
    <w:rsid w:val="006A6374"/>
    <w:rsid w:val="006A669D"/>
    <w:rsid w:val="006A6D78"/>
    <w:rsid w:val="006A6DB1"/>
    <w:rsid w:val="006A6E18"/>
    <w:rsid w:val="006A724E"/>
    <w:rsid w:val="006A7736"/>
    <w:rsid w:val="006A7863"/>
    <w:rsid w:val="006B0520"/>
    <w:rsid w:val="006B1407"/>
    <w:rsid w:val="006B2263"/>
    <w:rsid w:val="006B234E"/>
    <w:rsid w:val="006B2454"/>
    <w:rsid w:val="006B25E4"/>
    <w:rsid w:val="006B2ED4"/>
    <w:rsid w:val="006B3E71"/>
    <w:rsid w:val="006B4F81"/>
    <w:rsid w:val="006B59A3"/>
    <w:rsid w:val="006B59D5"/>
    <w:rsid w:val="006B5D75"/>
    <w:rsid w:val="006B6101"/>
    <w:rsid w:val="006B66CF"/>
    <w:rsid w:val="006B6B8C"/>
    <w:rsid w:val="006B6E12"/>
    <w:rsid w:val="006B79CC"/>
    <w:rsid w:val="006B7F05"/>
    <w:rsid w:val="006C3881"/>
    <w:rsid w:val="006C3E7F"/>
    <w:rsid w:val="006C4EF6"/>
    <w:rsid w:val="006C5A72"/>
    <w:rsid w:val="006C5FF0"/>
    <w:rsid w:val="006C68B7"/>
    <w:rsid w:val="006C68D1"/>
    <w:rsid w:val="006C6A60"/>
    <w:rsid w:val="006C6CB1"/>
    <w:rsid w:val="006C6F85"/>
    <w:rsid w:val="006C7287"/>
    <w:rsid w:val="006D1933"/>
    <w:rsid w:val="006D209E"/>
    <w:rsid w:val="006D3892"/>
    <w:rsid w:val="006D3FC6"/>
    <w:rsid w:val="006D5593"/>
    <w:rsid w:val="006D59AF"/>
    <w:rsid w:val="006D5B0D"/>
    <w:rsid w:val="006D5FE9"/>
    <w:rsid w:val="006D6A1D"/>
    <w:rsid w:val="006D7B42"/>
    <w:rsid w:val="006D7BA1"/>
    <w:rsid w:val="006E049B"/>
    <w:rsid w:val="006E04AB"/>
    <w:rsid w:val="006E065D"/>
    <w:rsid w:val="006E09E9"/>
    <w:rsid w:val="006E0D4E"/>
    <w:rsid w:val="006E1981"/>
    <w:rsid w:val="006E1ABE"/>
    <w:rsid w:val="006E1C4F"/>
    <w:rsid w:val="006E1F35"/>
    <w:rsid w:val="006E2E3A"/>
    <w:rsid w:val="006E3407"/>
    <w:rsid w:val="006E39D2"/>
    <w:rsid w:val="006E39ED"/>
    <w:rsid w:val="006E3EA5"/>
    <w:rsid w:val="006E52AB"/>
    <w:rsid w:val="006E637E"/>
    <w:rsid w:val="006E6D88"/>
    <w:rsid w:val="006E6EFB"/>
    <w:rsid w:val="006E7484"/>
    <w:rsid w:val="006E76A9"/>
    <w:rsid w:val="006E7E23"/>
    <w:rsid w:val="006F093D"/>
    <w:rsid w:val="006F1715"/>
    <w:rsid w:val="006F2F0A"/>
    <w:rsid w:val="006F326A"/>
    <w:rsid w:val="006F3CC1"/>
    <w:rsid w:val="006F3EFF"/>
    <w:rsid w:val="006F50EB"/>
    <w:rsid w:val="006F56D0"/>
    <w:rsid w:val="006F5A85"/>
    <w:rsid w:val="006F5DCE"/>
    <w:rsid w:val="006F6016"/>
    <w:rsid w:val="006F6028"/>
    <w:rsid w:val="006F6FD7"/>
    <w:rsid w:val="006F7C03"/>
    <w:rsid w:val="007006AB"/>
    <w:rsid w:val="00700F49"/>
    <w:rsid w:val="0070103C"/>
    <w:rsid w:val="00701558"/>
    <w:rsid w:val="007015F6"/>
    <w:rsid w:val="00701870"/>
    <w:rsid w:val="007018D1"/>
    <w:rsid w:val="007023FA"/>
    <w:rsid w:val="007024C0"/>
    <w:rsid w:val="00702E2D"/>
    <w:rsid w:val="0070332B"/>
    <w:rsid w:val="00703397"/>
    <w:rsid w:val="007045C0"/>
    <w:rsid w:val="0070488B"/>
    <w:rsid w:val="00704C0C"/>
    <w:rsid w:val="007055F4"/>
    <w:rsid w:val="00705CAD"/>
    <w:rsid w:val="00705D7D"/>
    <w:rsid w:val="007066EC"/>
    <w:rsid w:val="00706F17"/>
    <w:rsid w:val="00707039"/>
    <w:rsid w:val="0070705A"/>
    <w:rsid w:val="0070788F"/>
    <w:rsid w:val="00710349"/>
    <w:rsid w:val="00711244"/>
    <w:rsid w:val="00711350"/>
    <w:rsid w:val="007120AB"/>
    <w:rsid w:val="00712229"/>
    <w:rsid w:val="00712606"/>
    <w:rsid w:val="00713120"/>
    <w:rsid w:val="007135D4"/>
    <w:rsid w:val="0071371E"/>
    <w:rsid w:val="00713AAC"/>
    <w:rsid w:val="00713D8B"/>
    <w:rsid w:val="007152A6"/>
    <w:rsid w:val="007153C9"/>
    <w:rsid w:val="00715772"/>
    <w:rsid w:val="00715F61"/>
    <w:rsid w:val="0071633D"/>
    <w:rsid w:val="007168D7"/>
    <w:rsid w:val="00720041"/>
    <w:rsid w:val="0072063D"/>
    <w:rsid w:val="00721733"/>
    <w:rsid w:val="00721DE9"/>
    <w:rsid w:val="007220A7"/>
    <w:rsid w:val="00722279"/>
    <w:rsid w:val="00722433"/>
    <w:rsid w:val="00722510"/>
    <w:rsid w:val="007225D5"/>
    <w:rsid w:val="00722A2B"/>
    <w:rsid w:val="007233A5"/>
    <w:rsid w:val="00724D04"/>
    <w:rsid w:val="00726636"/>
    <w:rsid w:val="00726741"/>
    <w:rsid w:val="00726960"/>
    <w:rsid w:val="00726C3F"/>
    <w:rsid w:val="00727401"/>
    <w:rsid w:val="007275F4"/>
    <w:rsid w:val="007276D8"/>
    <w:rsid w:val="00730627"/>
    <w:rsid w:val="00730E32"/>
    <w:rsid w:val="0073120B"/>
    <w:rsid w:val="007316A1"/>
    <w:rsid w:val="00731E8B"/>
    <w:rsid w:val="007320FC"/>
    <w:rsid w:val="00732E9F"/>
    <w:rsid w:val="0073418C"/>
    <w:rsid w:val="00734234"/>
    <w:rsid w:val="00735545"/>
    <w:rsid w:val="007355C4"/>
    <w:rsid w:val="007359D4"/>
    <w:rsid w:val="00735F7B"/>
    <w:rsid w:val="007365EB"/>
    <w:rsid w:val="00736701"/>
    <w:rsid w:val="00736D71"/>
    <w:rsid w:val="0074024B"/>
    <w:rsid w:val="0074042B"/>
    <w:rsid w:val="0074042D"/>
    <w:rsid w:val="00740484"/>
    <w:rsid w:val="0074334C"/>
    <w:rsid w:val="00743ADB"/>
    <w:rsid w:val="007445B9"/>
    <w:rsid w:val="00745070"/>
    <w:rsid w:val="007455B6"/>
    <w:rsid w:val="00745968"/>
    <w:rsid w:val="007507B7"/>
    <w:rsid w:val="00750A10"/>
    <w:rsid w:val="0075106A"/>
    <w:rsid w:val="00751FC9"/>
    <w:rsid w:val="00752C72"/>
    <w:rsid w:val="00753631"/>
    <w:rsid w:val="007565E5"/>
    <w:rsid w:val="00756EFF"/>
    <w:rsid w:val="00757D78"/>
    <w:rsid w:val="00760765"/>
    <w:rsid w:val="0076077C"/>
    <w:rsid w:val="00760C4E"/>
    <w:rsid w:val="00760E28"/>
    <w:rsid w:val="007610BE"/>
    <w:rsid w:val="007610DE"/>
    <w:rsid w:val="007610FC"/>
    <w:rsid w:val="00761744"/>
    <w:rsid w:val="00762D59"/>
    <w:rsid w:val="007634C5"/>
    <w:rsid w:val="00763D6D"/>
    <w:rsid w:val="00763E06"/>
    <w:rsid w:val="007648A3"/>
    <w:rsid w:val="007655ED"/>
    <w:rsid w:val="00765710"/>
    <w:rsid w:val="007659FE"/>
    <w:rsid w:val="00765E92"/>
    <w:rsid w:val="0076674F"/>
    <w:rsid w:val="00767180"/>
    <w:rsid w:val="00767F09"/>
    <w:rsid w:val="00770800"/>
    <w:rsid w:val="007715DA"/>
    <w:rsid w:val="00771690"/>
    <w:rsid w:val="007729ED"/>
    <w:rsid w:val="007734E2"/>
    <w:rsid w:val="00774285"/>
    <w:rsid w:val="00774476"/>
    <w:rsid w:val="00774E68"/>
    <w:rsid w:val="007755C2"/>
    <w:rsid w:val="00775DA4"/>
    <w:rsid w:val="00775E96"/>
    <w:rsid w:val="00777921"/>
    <w:rsid w:val="00777CC3"/>
    <w:rsid w:val="00780A4D"/>
    <w:rsid w:val="00780ABB"/>
    <w:rsid w:val="00780D1A"/>
    <w:rsid w:val="00780FC9"/>
    <w:rsid w:val="0078101B"/>
    <w:rsid w:val="007815B8"/>
    <w:rsid w:val="00782E62"/>
    <w:rsid w:val="00782E9A"/>
    <w:rsid w:val="0078452F"/>
    <w:rsid w:val="00784C13"/>
    <w:rsid w:val="00785146"/>
    <w:rsid w:val="00785384"/>
    <w:rsid w:val="007858FC"/>
    <w:rsid w:val="0078592A"/>
    <w:rsid w:val="00785CFF"/>
    <w:rsid w:val="00786004"/>
    <w:rsid w:val="0078609B"/>
    <w:rsid w:val="00786862"/>
    <w:rsid w:val="00787FEB"/>
    <w:rsid w:val="0079006D"/>
    <w:rsid w:val="00790595"/>
    <w:rsid w:val="00790EC3"/>
    <w:rsid w:val="00790F03"/>
    <w:rsid w:val="00790F70"/>
    <w:rsid w:val="007916B2"/>
    <w:rsid w:val="00791B79"/>
    <w:rsid w:val="00791EE5"/>
    <w:rsid w:val="007921A1"/>
    <w:rsid w:val="007928A1"/>
    <w:rsid w:val="00793D31"/>
    <w:rsid w:val="00795860"/>
    <w:rsid w:val="00796283"/>
    <w:rsid w:val="0079642D"/>
    <w:rsid w:val="0079704D"/>
    <w:rsid w:val="00797D5D"/>
    <w:rsid w:val="007A13A3"/>
    <w:rsid w:val="007A19C5"/>
    <w:rsid w:val="007A1AAB"/>
    <w:rsid w:val="007A1C76"/>
    <w:rsid w:val="007A226F"/>
    <w:rsid w:val="007A3ABE"/>
    <w:rsid w:val="007A412D"/>
    <w:rsid w:val="007A4239"/>
    <w:rsid w:val="007A585E"/>
    <w:rsid w:val="007A6CA0"/>
    <w:rsid w:val="007A6D2A"/>
    <w:rsid w:val="007A6FD1"/>
    <w:rsid w:val="007A7225"/>
    <w:rsid w:val="007A7831"/>
    <w:rsid w:val="007B05FA"/>
    <w:rsid w:val="007B0D26"/>
    <w:rsid w:val="007B0F3B"/>
    <w:rsid w:val="007B2A27"/>
    <w:rsid w:val="007B32CE"/>
    <w:rsid w:val="007B33C6"/>
    <w:rsid w:val="007B4021"/>
    <w:rsid w:val="007B403D"/>
    <w:rsid w:val="007B4955"/>
    <w:rsid w:val="007B5211"/>
    <w:rsid w:val="007B54AC"/>
    <w:rsid w:val="007B631C"/>
    <w:rsid w:val="007B678A"/>
    <w:rsid w:val="007B7A41"/>
    <w:rsid w:val="007B7AA8"/>
    <w:rsid w:val="007B7E0F"/>
    <w:rsid w:val="007C03DE"/>
    <w:rsid w:val="007C0AFC"/>
    <w:rsid w:val="007C0F61"/>
    <w:rsid w:val="007C1306"/>
    <w:rsid w:val="007C15F3"/>
    <w:rsid w:val="007C17B9"/>
    <w:rsid w:val="007C17CA"/>
    <w:rsid w:val="007C19E2"/>
    <w:rsid w:val="007C1DD2"/>
    <w:rsid w:val="007C2177"/>
    <w:rsid w:val="007C2432"/>
    <w:rsid w:val="007C34FC"/>
    <w:rsid w:val="007C4123"/>
    <w:rsid w:val="007C4D7F"/>
    <w:rsid w:val="007C4DCA"/>
    <w:rsid w:val="007C53C4"/>
    <w:rsid w:val="007C587B"/>
    <w:rsid w:val="007C5B9D"/>
    <w:rsid w:val="007C7FF7"/>
    <w:rsid w:val="007D052C"/>
    <w:rsid w:val="007D0B22"/>
    <w:rsid w:val="007D1244"/>
    <w:rsid w:val="007D12F5"/>
    <w:rsid w:val="007D1EF2"/>
    <w:rsid w:val="007D1FAB"/>
    <w:rsid w:val="007D1FC7"/>
    <w:rsid w:val="007D3D2B"/>
    <w:rsid w:val="007D402C"/>
    <w:rsid w:val="007D5921"/>
    <w:rsid w:val="007D5E16"/>
    <w:rsid w:val="007D7081"/>
    <w:rsid w:val="007D73CA"/>
    <w:rsid w:val="007D7ED2"/>
    <w:rsid w:val="007D7F5F"/>
    <w:rsid w:val="007E02EE"/>
    <w:rsid w:val="007E0447"/>
    <w:rsid w:val="007E10D5"/>
    <w:rsid w:val="007E1349"/>
    <w:rsid w:val="007E2558"/>
    <w:rsid w:val="007E29E4"/>
    <w:rsid w:val="007E3208"/>
    <w:rsid w:val="007E37DC"/>
    <w:rsid w:val="007E3F0E"/>
    <w:rsid w:val="007E4448"/>
    <w:rsid w:val="007E47B6"/>
    <w:rsid w:val="007E4BDD"/>
    <w:rsid w:val="007E5634"/>
    <w:rsid w:val="007E5691"/>
    <w:rsid w:val="007E59C6"/>
    <w:rsid w:val="007E5CAC"/>
    <w:rsid w:val="007E621D"/>
    <w:rsid w:val="007E67B9"/>
    <w:rsid w:val="007E6DE8"/>
    <w:rsid w:val="007E7379"/>
    <w:rsid w:val="007E7AA7"/>
    <w:rsid w:val="007F01E2"/>
    <w:rsid w:val="007F084E"/>
    <w:rsid w:val="007F0A8C"/>
    <w:rsid w:val="007F0D90"/>
    <w:rsid w:val="007F0DDE"/>
    <w:rsid w:val="007F10A3"/>
    <w:rsid w:val="007F1136"/>
    <w:rsid w:val="007F147F"/>
    <w:rsid w:val="007F19A8"/>
    <w:rsid w:val="007F2370"/>
    <w:rsid w:val="007F2640"/>
    <w:rsid w:val="007F4EC7"/>
    <w:rsid w:val="007F53DB"/>
    <w:rsid w:val="007F55CC"/>
    <w:rsid w:val="007F59BA"/>
    <w:rsid w:val="00800BE8"/>
    <w:rsid w:val="00800EFD"/>
    <w:rsid w:val="00801138"/>
    <w:rsid w:val="00801E40"/>
    <w:rsid w:val="00802052"/>
    <w:rsid w:val="008024CF"/>
    <w:rsid w:val="00806B29"/>
    <w:rsid w:val="00807AC1"/>
    <w:rsid w:val="00810156"/>
    <w:rsid w:val="00811590"/>
    <w:rsid w:val="008116C6"/>
    <w:rsid w:val="008119C3"/>
    <w:rsid w:val="00812CD2"/>
    <w:rsid w:val="00814232"/>
    <w:rsid w:val="00814D0B"/>
    <w:rsid w:val="00815296"/>
    <w:rsid w:val="00816461"/>
    <w:rsid w:val="008166C5"/>
    <w:rsid w:val="00816DD4"/>
    <w:rsid w:val="008203EE"/>
    <w:rsid w:val="00821C4B"/>
    <w:rsid w:val="00821D4F"/>
    <w:rsid w:val="008226A0"/>
    <w:rsid w:val="00822AC0"/>
    <w:rsid w:val="00823264"/>
    <w:rsid w:val="00823C5A"/>
    <w:rsid w:val="00824033"/>
    <w:rsid w:val="0082660A"/>
    <w:rsid w:val="00826B55"/>
    <w:rsid w:val="00826C53"/>
    <w:rsid w:val="00826EEA"/>
    <w:rsid w:val="008324D2"/>
    <w:rsid w:val="00832D28"/>
    <w:rsid w:val="0083334A"/>
    <w:rsid w:val="008335AB"/>
    <w:rsid w:val="008338D2"/>
    <w:rsid w:val="00833DF4"/>
    <w:rsid w:val="0083577B"/>
    <w:rsid w:val="0083637B"/>
    <w:rsid w:val="0083679B"/>
    <w:rsid w:val="00836FC0"/>
    <w:rsid w:val="008379E0"/>
    <w:rsid w:val="00841344"/>
    <w:rsid w:val="00841414"/>
    <w:rsid w:val="0084188A"/>
    <w:rsid w:val="00841E0E"/>
    <w:rsid w:val="00842AB8"/>
    <w:rsid w:val="00843F09"/>
    <w:rsid w:val="00844116"/>
    <w:rsid w:val="008445B5"/>
    <w:rsid w:val="00844968"/>
    <w:rsid w:val="008452D5"/>
    <w:rsid w:val="0084580C"/>
    <w:rsid w:val="00846145"/>
    <w:rsid w:val="00846827"/>
    <w:rsid w:val="00846A2C"/>
    <w:rsid w:val="00847215"/>
    <w:rsid w:val="00847550"/>
    <w:rsid w:val="008478EF"/>
    <w:rsid w:val="008502DC"/>
    <w:rsid w:val="00850D96"/>
    <w:rsid w:val="008512DC"/>
    <w:rsid w:val="008522B7"/>
    <w:rsid w:val="0085309C"/>
    <w:rsid w:val="008549F2"/>
    <w:rsid w:val="0085507D"/>
    <w:rsid w:val="00855253"/>
    <w:rsid w:val="00855421"/>
    <w:rsid w:val="0085635E"/>
    <w:rsid w:val="0085677B"/>
    <w:rsid w:val="008569EF"/>
    <w:rsid w:val="00857267"/>
    <w:rsid w:val="00857E4B"/>
    <w:rsid w:val="008604B2"/>
    <w:rsid w:val="00860DFB"/>
    <w:rsid w:val="008614E1"/>
    <w:rsid w:val="00861C62"/>
    <w:rsid w:val="00861EA8"/>
    <w:rsid w:val="0086271D"/>
    <w:rsid w:val="00862F38"/>
    <w:rsid w:val="00863948"/>
    <w:rsid w:val="0086408D"/>
    <w:rsid w:val="008643F5"/>
    <w:rsid w:val="00864F02"/>
    <w:rsid w:val="00867034"/>
    <w:rsid w:val="00867128"/>
    <w:rsid w:val="0086724C"/>
    <w:rsid w:val="008679D3"/>
    <w:rsid w:val="008702D1"/>
    <w:rsid w:val="0087107E"/>
    <w:rsid w:val="0087138A"/>
    <w:rsid w:val="00872E1C"/>
    <w:rsid w:val="008733CB"/>
    <w:rsid w:val="008737EE"/>
    <w:rsid w:val="00873BA5"/>
    <w:rsid w:val="00873C81"/>
    <w:rsid w:val="00875FD1"/>
    <w:rsid w:val="0087664B"/>
    <w:rsid w:val="00880EB3"/>
    <w:rsid w:val="008818FE"/>
    <w:rsid w:val="00881981"/>
    <w:rsid w:val="00881F59"/>
    <w:rsid w:val="008823F4"/>
    <w:rsid w:val="008833EB"/>
    <w:rsid w:val="00884E84"/>
    <w:rsid w:val="00885FDF"/>
    <w:rsid w:val="008871A9"/>
    <w:rsid w:val="00887360"/>
    <w:rsid w:val="00887C57"/>
    <w:rsid w:val="008901F1"/>
    <w:rsid w:val="00891F49"/>
    <w:rsid w:val="008920A1"/>
    <w:rsid w:val="00892146"/>
    <w:rsid w:val="00892313"/>
    <w:rsid w:val="00893CFC"/>
    <w:rsid w:val="00893D15"/>
    <w:rsid w:val="008947C9"/>
    <w:rsid w:val="00895FB6"/>
    <w:rsid w:val="0089673E"/>
    <w:rsid w:val="00896BBC"/>
    <w:rsid w:val="00897328"/>
    <w:rsid w:val="00897999"/>
    <w:rsid w:val="008A04A6"/>
    <w:rsid w:val="008A0889"/>
    <w:rsid w:val="008A15DD"/>
    <w:rsid w:val="008A178D"/>
    <w:rsid w:val="008A18E8"/>
    <w:rsid w:val="008A38E2"/>
    <w:rsid w:val="008A41D9"/>
    <w:rsid w:val="008A43A1"/>
    <w:rsid w:val="008A49AB"/>
    <w:rsid w:val="008A4D88"/>
    <w:rsid w:val="008A5997"/>
    <w:rsid w:val="008A6158"/>
    <w:rsid w:val="008B0197"/>
    <w:rsid w:val="008B0680"/>
    <w:rsid w:val="008B1414"/>
    <w:rsid w:val="008B15F1"/>
    <w:rsid w:val="008B2670"/>
    <w:rsid w:val="008B2AC1"/>
    <w:rsid w:val="008B3155"/>
    <w:rsid w:val="008B355F"/>
    <w:rsid w:val="008B3E99"/>
    <w:rsid w:val="008B4269"/>
    <w:rsid w:val="008B4C47"/>
    <w:rsid w:val="008B6B1B"/>
    <w:rsid w:val="008B6F47"/>
    <w:rsid w:val="008B7153"/>
    <w:rsid w:val="008B7711"/>
    <w:rsid w:val="008B79A2"/>
    <w:rsid w:val="008C03F7"/>
    <w:rsid w:val="008C115A"/>
    <w:rsid w:val="008C2EA1"/>
    <w:rsid w:val="008C32B4"/>
    <w:rsid w:val="008C36EE"/>
    <w:rsid w:val="008C3729"/>
    <w:rsid w:val="008C4B05"/>
    <w:rsid w:val="008C5195"/>
    <w:rsid w:val="008C57E2"/>
    <w:rsid w:val="008C6F35"/>
    <w:rsid w:val="008C6F78"/>
    <w:rsid w:val="008C73E8"/>
    <w:rsid w:val="008C7A84"/>
    <w:rsid w:val="008D096B"/>
    <w:rsid w:val="008D0EC6"/>
    <w:rsid w:val="008D1888"/>
    <w:rsid w:val="008D1A76"/>
    <w:rsid w:val="008D1FA7"/>
    <w:rsid w:val="008D2155"/>
    <w:rsid w:val="008D2A65"/>
    <w:rsid w:val="008D3DBA"/>
    <w:rsid w:val="008D4183"/>
    <w:rsid w:val="008D4345"/>
    <w:rsid w:val="008D45B5"/>
    <w:rsid w:val="008D4AD9"/>
    <w:rsid w:val="008D4FD6"/>
    <w:rsid w:val="008D5146"/>
    <w:rsid w:val="008D5992"/>
    <w:rsid w:val="008D5EA2"/>
    <w:rsid w:val="008D6699"/>
    <w:rsid w:val="008D7690"/>
    <w:rsid w:val="008D7A72"/>
    <w:rsid w:val="008E04C8"/>
    <w:rsid w:val="008E0A5D"/>
    <w:rsid w:val="008E0B16"/>
    <w:rsid w:val="008E1965"/>
    <w:rsid w:val="008E2CDC"/>
    <w:rsid w:val="008E4979"/>
    <w:rsid w:val="008E53A9"/>
    <w:rsid w:val="008E65FE"/>
    <w:rsid w:val="008E6CDA"/>
    <w:rsid w:val="008E76A1"/>
    <w:rsid w:val="008E777F"/>
    <w:rsid w:val="008E782F"/>
    <w:rsid w:val="008F044A"/>
    <w:rsid w:val="008F0821"/>
    <w:rsid w:val="008F0ADA"/>
    <w:rsid w:val="008F0D82"/>
    <w:rsid w:val="008F10D7"/>
    <w:rsid w:val="008F15BF"/>
    <w:rsid w:val="008F1AD8"/>
    <w:rsid w:val="008F2354"/>
    <w:rsid w:val="008F23A2"/>
    <w:rsid w:val="008F37BB"/>
    <w:rsid w:val="008F4081"/>
    <w:rsid w:val="008F517B"/>
    <w:rsid w:val="008F58D9"/>
    <w:rsid w:val="008F6318"/>
    <w:rsid w:val="008F642C"/>
    <w:rsid w:val="008F65DE"/>
    <w:rsid w:val="008F6922"/>
    <w:rsid w:val="008F6C55"/>
    <w:rsid w:val="008F6C62"/>
    <w:rsid w:val="008F6EFF"/>
    <w:rsid w:val="0090038B"/>
    <w:rsid w:val="00900429"/>
    <w:rsid w:val="00900593"/>
    <w:rsid w:val="009008F1"/>
    <w:rsid w:val="00900F38"/>
    <w:rsid w:val="00901502"/>
    <w:rsid w:val="00904711"/>
    <w:rsid w:val="0090657B"/>
    <w:rsid w:val="00906AFA"/>
    <w:rsid w:val="009102B2"/>
    <w:rsid w:val="009102C8"/>
    <w:rsid w:val="00910361"/>
    <w:rsid w:val="00910682"/>
    <w:rsid w:val="00910ECC"/>
    <w:rsid w:val="009113C8"/>
    <w:rsid w:val="00912175"/>
    <w:rsid w:val="00914685"/>
    <w:rsid w:val="0091468C"/>
    <w:rsid w:val="00914D08"/>
    <w:rsid w:val="00914DE8"/>
    <w:rsid w:val="00914E84"/>
    <w:rsid w:val="009157E4"/>
    <w:rsid w:val="009167D6"/>
    <w:rsid w:val="00916FB2"/>
    <w:rsid w:val="00917C8C"/>
    <w:rsid w:val="0092038F"/>
    <w:rsid w:val="00920BF0"/>
    <w:rsid w:val="009215A3"/>
    <w:rsid w:val="00921894"/>
    <w:rsid w:val="00921E8D"/>
    <w:rsid w:val="00922F01"/>
    <w:rsid w:val="00922FF1"/>
    <w:rsid w:val="009242A3"/>
    <w:rsid w:val="00924707"/>
    <w:rsid w:val="0092475B"/>
    <w:rsid w:val="00924A36"/>
    <w:rsid w:val="00925F1A"/>
    <w:rsid w:val="009262C3"/>
    <w:rsid w:val="0092646C"/>
    <w:rsid w:val="00927035"/>
    <w:rsid w:val="009278DF"/>
    <w:rsid w:val="009305D8"/>
    <w:rsid w:val="00930FAD"/>
    <w:rsid w:val="0093124E"/>
    <w:rsid w:val="00931315"/>
    <w:rsid w:val="009314BC"/>
    <w:rsid w:val="0093154C"/>
    <w:rsid w:val="00931BA8"/>
    <w:rsid w:val="00931CE9"/>
    <w:rsid w:val="00933002"/>
    <w:rsid w:val="009336AE"/>
    <w:rsid w:val="009345D0"/>
    <w:rsid w:val="0093557C"/>
    <w:rsid w:val="00935E17"/>
    <w:rsid w:val="0093620C"/>
    <w:rsid w:val="00936285"/>
    <w:rsid w:val="0093690D"/>
    <w:rsid w:val="00937081"/>
    <w:rsid w:val="00937A53"/>
    <w:rsid w:val="00940E7D"/>
    <w:rsid w:val="00940EAC"/>
    <w:rsid w:val="009414BC"/>
    <w:rsid w:val="0094186C"/>
    <w:rsid w:val="00942196"/>
    <w:rsid w:val="009428F6"/>
    <w:rsid w:val="00942B45"/>
    <w:rsid w:val="00942CB6"/>
    <w:rsid w:val="0094339F"/>
    <w:rsid w:val="009435B8"/>
    <w:rsid w:val="00943E60"/>
    <w:rsid w:val="009447D0"/>
    <w:rsid w:val="00944F55"/>
    <w:rsid w:val="00944FE4"/>
    <w:rsid w:val="00946CCB"/>
    <w:rsid w:val="009470DF"/>
    <w:rsid w:val="009479D5"/>
    <w:rsid w:val="00947D94"/>
    <w:rsid w:val="0095021C"/>
    <w:rsid w:val="009506D7"/>
    <w:rsid w:val="0095085E"/>
    <w:rsid w:val="00950910"/>
    <w:rsid w:val="00951C62"/>
    <w:rsid w:val="00952DB8"/>
    <w:rsid w:val="00953432"/>
    <w:rsid w:val="00953DD8"/>
    <w:rsid w:val="009552A9"/>
    <w:rsid w:val="00955490"/>
    <w:rsid w:val="00956227"/>
    <w:rsid w:val="0095734F"/>
    <w:rsid w:val="009577E7"/>
    <w:rsid w:val="009613B3"/>
    <w:rsid w:val="00961A1D"/>
    <w:rsid w:val="00961A9C"/>
    <w:rsid w:val="00961E3C"/>
    <w:rsid w:val="00962A51"/>
    <w:rsid w:val="00962D7A"/>
    <w:rsid w:val="00962EA1"/>
    <w:rsid w:val="00963AB5"/>
    <w:rsid w:val="00963D61"/>
    <w:rsid w:val="00964E41"/>
    <w:rsid w:val="0096553B"/>
    <w:rsid w:val="00965A9E"/>
    <w:rsid w:val="00966FEB"/>
    <w:rsid w:val="0096735B"/>
    <w:rsid w:val="009676A9"/>
    <w:rsid w:val="00970C5A"/>
    <w:rsid w:val="009713EC"/>
    <w:rsid w:val="009714C5"/>
    <w:rsid w:val="00971973"/>
    <w:rsid w:val="00972C92"/>
    <w:rsid w:val="009738C4"/>
    <w:rsid w:val="00973CD1"/>
    <w:rsid w:val="0097498F"/>
    <w:rsid w:val="00974E3C"/>
    <w:rsid w:val="00976BED"/>
    <w:rsid w:val="00977D41"/>
    <w:rsid w:val="00980172"/>
    <w:rsid w:val="009802DA"/>
    <w:rsid w:val="0098035E"/>
    <w:rsid w:val="009803A8"/>
    <w:rsid w:val="00980B67"/>
    <w:rsid w:val="00980CC6"/>
    <w:rsid w:val="00980D6E"/>
    <w:rsid w:val="00980E8C"/>
    <w:rsid w:val="00980F7F"/>
    <w:rsid w:val="009815B5"/>
    <w:rsid w:val="00981989"/>
    <w:rsid w:val="00981DF0"/>
    <w:rsid w:val="009820DA"/>
    <w:rsid w:val="009821F2"/>
    <w:rsid w:val="0098236F"/>
    <w:rsid w:val="00982D37"/>
    <w:rsid w:val="009830F6"/>
    <w:rsid w:val="00983CF6"/>
    <w:rsid w:val="00985861"/>
    <w:rsid w:val="00986125"/>
    <w:rsid w:val="009865AB"/>
    <w:rsid w:val="00986C5E"/>
    <w:rsid w:val="009875B5"/>
    <w:rsid w:val="00987610"/>
    <w:rsid w:val="009877CD"/>
    <w:rsid w:val="00987D08"/>
    <w:rsid w:val="00990CB3"/>
    <w:rsid w:val="00990D76"/>
    <w:rsid w:val="009911AB"/>
    <w:rsid w:val="0099242F"/>
    <w:rsid w:val="00992EE6"/>
    <w:rsid w:val="00993620"/>
    <w:rsid w:val="0099407C"/>
    <w:rsid w:val="00994722"/>
    <w:rsid w:val="009948E3"/>
    <w:rsid w:val="00995599"/>
    <w:rsid w:val="0099596B"/>
    <w:rsid w:val="00996112"/>
    <w:rsid w:val="00996E66"/>
    <w:rsid w:val="00996F0A"/>
    <w:rsid w:val="009973B3"/>
    <w:rsid w:val="009A0E3A"/>
    <w:rsid w:val="009A109F"/>
    <w:rsid w:val="009A1EA3"/>
    <w:rsid w:val="009A3C97"/>
    <w:rsid w:val="009A3FDD"/>
    <w:rsid w:val="009A4792"/>
    <w:rsid w:val="009A51ED"/>
    <w:rsid w:val="009A5753"/>
    <w:rsid w:val="009A7443"/>
    <w:rsid w:val="009A7B97"/>
    <w:rsid w:val="009A7C29"/>
    <w:rsid w:val="009B033D"/>
    <w:rsid w:val="009B0719"/>
    <w:rsid w:val="009B1547"/>
    <w:rsid w:val="009B2078"/>
    <w:rsid w:val="009B20D2"/>
    <w:rsid w:val="009B2578"/>
    <w:rsid w:val="009B37D8"/>
    <w:rsid w:val="009B38C5"/>
    <w:rsid w:val="009B3C67"/>
    <w:rsid w:val="009B42F3"/>
    <w:rsid w:val="009B43D4"/>
    <w:rsid w:val="009B5142"/>
    <w:rsid w:val="009B589B"/>
    <w:rsid w:val="009B5B87"/>
    <w:rsid w:val="009B5D81"/>
    <w:rsid w:val="009B6A55"/>
    <w:rsid w:val="009B6B85"/>
    <w:rsid w:val="009B6D91"/>
    <w:rsid w:val="009B6FD4"/>
    <w:rsid w:val="009B7A4A"/>
    <w:rsid w:val="009C020A"/>
    <w:rsid w:val="009C170F"/>
    <w:rsid w:val="009C20A2"/>
    <w:rsid w:val="009C3FA6"/>
    <w:rsid w:val="009C5081"/>
    <w:rsid w:val="009C50DB"/>
    <w:rsid w:val="009C5CA4"/>
    <w:rsid w:val="009C7163"/>
    <w:rsid w:val="009C7C9B"/>
    <w:rsid w:val="009C7CF1"/>
    <w:rsid w:val="009D063C"/>
    <w:rsid w:val="009D1018"/>
    <w:rsid w:val="009D2752"/>
    <w:rsid w:val="009D2B25"/>
    <w:rsid w:val="009D2DA7"/>
    <w:rsid w:val="009D4CD2"/>
    <w:rsid w:val="009D783A"/>
    <w:rsid w:val="009D7AFC"/>
    <w:rsid w:val="009E04DE"/>
    <w:rsid w:val="009E2328"/>
    <w:rsid w:val="009E2500"/>
    <w:rsid w:val="009E2B64"/>
    <w:rsid w:val="009E3E0B"/>
    <w:rsid w:val="009E4707"/>
    <w:rsid w:val="009E4962"/>
    <w:rsid w:val="009E4ACA"/>
    <w:rsid w:val="009E527B"/>
    <w:rsid w:val="009E5F7E"/>
    <w:rsid w:val="009E5FBC"/>
    <w:rsid w:val="009E6E2D"/>
    <w:rsid w:val="009E7BE7"/>
    <w:rsid w:val="009E7CB7"/>
    <w:rsid w:val="009F03DB"/>
    <w:rsid w:val="009F166F"/>
    <w:rsid w:val="009F18C6"/>
    <w:rsid w:val="009F1AC6"/>
    <w:rsid w:val="009F1BF7"/>
    <w:rsid w:val="009F1E54"/>
    <w:rsid w:val="009F302A"/>
    <w:rsid w:val="009F3A81"/>
    <w:rsid w:val="009F3C8D"/>
    <w:rsid w:val="009F5115"/>
    <w:rsid w:val="009F5207"/>
    <w:rsid w:val="009F558D"/>
    <w:rsid w:val="009F6110"/>
    <w:rsid w:val="009F654C"/>
    <w:rsid w:val="009F6EB6"/>
    <w:rsid w:val="009F7529"/>
    <w:rsid w:val="009F7ED5"/>
    <w:rsid w:val="00A009A1"/>
    <w:rsid w:val="00A01501"/>
    <w:rsid w:val="00A01560"/>
    <w:rsid w:val="00A01FF3"/>
    <w:rsid w:val="00A02348"/>
    <w:rsid w:val="00A03069"/>
    <w:rsid w:val="00A03626"/>
    <w:rsid w:val="00A038D2"/>
    <w:rsid w:val="00A04850"/>
    <w:rsid w:val="00A04DA6"/>
    <w:rsid w:val="00A05285"/>
    <w:rsid w:val="00A05E74"/>
    <w:rsid w:val="00A07B6E"/>
    <w:rsid w:val="00A1078A"/>
    <w:rsid w:val="00A10C62"/>
    <w:rsid w:val="00A10F9D"/>
    <w:rsid w:val="00A11400"/>
    <w:rsid w:val="00A1164A"/>
    <w:rsid w:val="00A11D56"/>
    <w:rsid w:val="00A12EEE"/>
    <w:rsid w:val="00A14062"/>
    <w:rsid w:val="00A140DB"/>
    <w:rsid w:val="00A14451"/>
    <w:rsid w:val="00A14D25"/>
    <w:rsid w:val="00A15284"/>
    <w:rsid w:val="00A15299"/>
    <w:rsid w:val="00A16393"/>
    <w:rsid w:val="00A16DF3"/>
    <w:rsid w:val="00A1719D"/>
    <w:rsid w:val="00A20A0F"/>
    <w:rsid w:val="00A20CCF"/>
    <w:rsid w:val="00A21142"/>
    <w:rsid w:val="00A216ED"/>
    <w:rsid w:val="00A21F9B"/>
    <w:rsid w:val="00A22371"/>
    <w:rsid w:val="00A2261E"/>
    <w:rsid w:val="00A228C3"/>
    <w:rsid w:val="00A22D73"/>
    <w:rsid w:val="00A23611"/>
    <w:rsid w:val="00A23779"/>
    <w:rsid w:val="00A23CA5"/>
    <w:rsid w:val="00A242E3"/>
    <w:rsid w:val="00A24A7C"/>
    <w:rsid w:val="00A25384"/>
    <w:rsid w:val="00A26E89"/>
    <w:rsid w:val="00A3000B"/>
    <w:rsid w:val="00A30016"/>
    <w:rsid w:val="00A30392"/>
    <w:rsid w:val="00A310A4"/>
    <w:rsid w:val="00A31B6A"/>
    <w:rsid w:val="00A31D02"/>
    <w:rsid w:val="00A32212"/>
    <w:rsid w:val="00A32661"/>
    <w:rsid w:val="00A34357"/>
    <w:rsid w:val="00A34C8F"/>
    <w:rsid w:val="00A34EE3"/>
    <w:rsid w:val="00A355EB"/>
    <w:rsid w:val="00A35EAD"/>
    <w:rsid w:val="00A3631B"/>
    <w:rsid w:val="00A36823"/>
    <w:rsid w:val="00A36AF5"/>
    <w:rsid w:val="00A36B78"/>
    <w:rsid w:val="00A36C9C"/>
    <w:rsid w:val="00A374EF"/>
    <w:rsid w:val="00A37811"/>
    <w:rsid w:val="00A40738"/>
    <w:rsid w:val="00A4090A"/>
    <w:rsid w:val="00A40B7C"/>
    <w:rsid w:val="00A41376"/>
    <w:rsid w:val="00A416B0"/>
    <w:rsid w:val="00A42EC3"/>
    <w:rsid w:val="00A439D6"/>
    <w:rsid w:val="00A4404E"/>
    <w:rsid w:val="00A4409E"/>
    <w:rsid w:val="00A44E97"/>
    <w:rsid w:val="00A45770"/>
    <w:rsid w:val="00A45989"/>
    <w:rsid w:val="00A4712E"/>
    <w:rsid w:val="00A47BE2"/>
    <w:rsid w:val="00A50B67"/>
    <w:rsid w:val="00A51A04"/>
    <w:rsid w:val="00A52491"/>
    <w:rsid w:val="00A53516"/>
    <w:rsid w:val="00A53E28"/>
    <w:rsid w:val="00A54702"/>
    <w:rsid w:val="00A54C60"/>
    <w:rsid w:val="00A54C64"/>
    <w:rsid w:val="00A55568"/>
    <w:rsid w:val="00A56381"/>
    <w:rsid w:val="00A574A0"/>
    <w:rsid w:val="00A60CB0"/>
    <w:rsid w:val="00A6154F"/>
    <w:rsid w:val="00A61678"/>
    <w:rsid w:val="00A6247B"/>
    <w:rsid w:val="00A62A7B"/>
    <w:rsid w:val="00A62AC5"/>
    <w:rsid w:val="00A63163"/>
    <w:rsid w:val="00A632DC"/>
    <w:rsid w:val="00A63AB0"/>
    <w:rsid w:val="00A63DF9"/>
    <w:rsid w:val="00A63E14"/>
    <w:rsid w:val="00A63FCD"/>
    <w:rsid w:val="00A64020"/>
    <w:rsid w:val="00A64B1D"/>
    <w:rsid w:val="00A64F90"/>
    <w:rsid w:val="00A65687"/>
    <w:rsid w:val="00A660B7"/>
    <w:rsid w:val="00A66227"/>
    <w:rsid w:val="00A665B0"/>
    <w:rsid w:val="00A66F57"/>
    <w:rsid w:val="00A70023"/>
    <w:rsid w:val="00A7047D"/>
    <w:rsid w:val="00A7066F"/>
    <w:rsid w:val="00A7127A"/>
    <w:rsid w:val="00A712B1"/>
    <w:rsid w:val="00A716A8"/>
    <w:rsid w:val="00A71832"/>
    <w:rsid w:val="00A718E6"/>
    <w:rsid w:val="00A71938"/>
    <w:rsid w:val="00A71E06"/>
    <w:rsid w:val="00A72358"/>
    <w:rsid w:val="00A7333C"/>
    <w:rsid w:val="00A733CC"/>
    <w:rsid w:val="00A737BF"/>
    <w:rsid w:val="00A73B45"/>
    <w:rsid w:val="00A73FBC"/>
    <w:rsid w:val="00A7429A"/>
    <w:rsid w:val="00A744EB"/>
    <w:rsid w:val="00A74F1C"/>
    <w:rsid w:val="00A754F6"/>
    <w:rsid w:val="00A75510"/>
    <w:rsid w:val="00A75807"/>
    <w:rsid w:val="00A7624F"/>
    <w:rsid w:val="00A76300"/>
    <w:rsid w:val="00A775D7"/>
    <w:rsid w:val="00A80EC3"/>
    <w:rsid w:val="00A816AE"/>
    <w:rsid w:val="00A817EB"/>
    <w:rsid w:val="00A83B4D"/>
    <w:rsid w:val="00A846BC"/>
    <w:rsid w:val="00A84AFA"/>
    <w:rsid w:val="00A84FF4"/>
    <w:rsid w:val="00A863D0"/>
    <w:rsid w:val="00A87433"/>
    <w:rsid w:val="00A87988"/>
    <w:rsid w:val="00A87CFC"/>
    <w:rsid w:val="00A90C9C"/>
    <w:rsid w:val="00A915BD"/>
    <w:rsid w:val="00A91CCC"/>
    <w:rsid w:val="00A92E30"/>
    <w:rsid w:val="00A931F1"/>
    <w:rsid w:val="00A93275"/>
    <w:rsid w:val="00A93F1F"/>
    <w:rsid w:val="00A9431B"/>
    <w:rsid w:val="00A943CB"/>
    <w:rsid w:val="00A945C6"/>
    <w:rsid w:val="00A94C34"/>
    <w:rsid w:val="00A95040"/>
    <w:rsid w:val="00A9538C"/>
    <w:rsid w:val="00A953C1"/>
    <w:rsid w:val="00A955E2"/>
    <w:rsid w:val="00A95791"/>
    <w:rsid w:val="00A957FF"/>
    <w:rsid w:val="00A959A7"/>
    <w:rsid w:val="00A971F7"/>
    <w:rsid w:val="00A97C41"/>
    <w:rsid w:val="00AA05B4"/>
    <w:rsid w:val="00AA0A95"/>
    <w:rsid w:val="00AA1512"/>
    <w:rsid w:val="00AA1871"/>
    <w:rsid w:val="00AA2FF9"/>
    <w:rsid w:val="00AA3C85"/>
    <w:rsid w:val="00AA4455"/>
    <w:rsid w:val="00AA4C9A"/>
    <w:rsid w:val="00AA5DFB"/>
    <w:rsid w:val="00AA5EB0"/>
    <w:rsid w:val="00AA61F0"/>
    <w:rsid w:val="00AA6D5D"/>
    <w:rsid w:val="00AA7049"/>
    <w:rsid w:val="00AA76F0"/>
    <w:rsid w:val="00AA7BB8"/>
    <w:rsid w:val="00AB208B"/>
    <w:rsid w:val="00AB38E3"/>
    <w:rsid w:val="00AB3959"/>
    <w:rsid w:val="00AB3A9C"/>
    <w:rsid w:val="00AB6CAA"/>
    <w:rsid w:val="00AB7940"/>
    <w:rsid w:val="00AC09EF"/>
    <w:rsid w:val="00AC0B22"/>
    <w:rsid w:val="00AC1003"/>
    <w:rsid w:val="00AC1A5D"/>
    <w:rsid w:val="00AC1E91"/>
    <w:rsid w:val="00AC27A8"/>
    <w:rsid w:val="00AC2C8C"/>
    <w:rsid w:val="00AC3C86"/>
    <w:rsid w:val="00AC4231"/>
    <w:rsid w:val="00AC488F"/>
    <w:rsid w:val="00AC5074"/>
    <w:rsid w:val="00AC5C9E"/>
    <w:rsid w:val="00AC6563"/>
    <w:rsid w:val="00AC6B4A"/>
    <w:rsid w:val="00AC6D59"/>
    <w:rsid w:val="00AC73E6"/>
    <w:rsid w:val="00AC74E3"/>
    <w:rsid w:val="00AC7AE1"/>
    <w:rsid w:val="00AD0AAA"/>
    <w:rsid w:val="00AD0F1A"/>
    <w:rsid w:val="00AD279B"/>
    <w:rsid w:val="00AD4D86"/>
    <w:rsid w:val="00AD573F"/>
    <w:rsid w:val="00AD58C2"/>
    <w:rsid w:val="00AD5B07"/>
    <w:rsid w:val="00AD5B44"/>
    <w:rsid w:val="00AD61CF"/>
    <w:rsid w:val="00AD63E1"/>
    <w:rsid w:val="00AD6BC4"/>
    <w:rsid w:val="00AD6D73"/>
    <w:rsid w:val="00AD6E4D"/>
    <w:rsid w:val="00AD6FFF"/>
    <w:rsid w:val="00AD7AB8"/>
    <w:rsid w:val="00AE02DF"/>
    <w:rsid w:val="00AE17FD"/>
    <w:rsid w:val="00AE19E6"/>
    <w:rsid w:val="00AE2025"/>
    <w:rsid w:val="00AE2A4A"/>
    <w:rsid w:val="00AE3114"/>
    <w:rsid w:val="00AE3472"/>
    <w:rsid w:val="00AE3616"/>
    <w:rsid w:val="00AE3761"/>
    <w:rsid w:val="00AE4AC0"/>
    <w:rsid w:val="00AE4F20"/>
    <w:rsid w:val="00AE551E"/>
    <w:rsid w:val="00AE6036"/>
    <w:rsid w:val="00AE62F3"/>
    <w:rsid w:val="00AE67FA"/>
    <w:rsid w:val="00AE6E6D"/>
    <w:rsid w:val="00AE7373"/>
    <w:rsid w:val="00AE762F"/>
    <w:rsid w:val="00AF030C"/>
    <w:rsid w:val="00AF235F"/>
    <w:rsid w:val="00AF2443"/>
    <w:rsid w:val="00AF2897"/>
    <w:rsid w:val="00AF2BD8"/>
    <w:rsid w:val="00AF2EFE"/>
    <w:rsid w:val="00AF3057"/>
    <w:rsid w:val="00AF319B"/>
    <w:rsid w:val="00AF3422"/>
    <w:rsid w:val="00AF5CF8"/>
    <w:rsid w:val="00AF5E6B"/>
    <w:rsid w:val="00AF626D"/>
    <w:rsid w:val="00AF6FE2"/>
    <w:rsid w:val="00AF7701"/>
    <w:rsid w:val="00AF7FCB"/>
    <w:rsid w:val="00B002EB"/>
    <w:rsid w:val="00B00AC9"/>
    <w:rsid w:val="00B01B7E"/>
    <w:rsid w:val="00B023E4"/>
    <w:rsid w:val="00B0248E"/>
    <w:rsid w:val="00B02A96"/>
    <w:rsid w:val="00B0387E"/>
    <w:rsid w:val="00B03937"/>
    <w:rsid w:val="00B04DE4"/>
    <w:rsid w:val="00B04E46"/>
    <w:rsid w:val="00B056CB"/>
    <w:rsid w:val="00B05BFB"/>
    <w:rsid w:val="00B05D9E"/>
    <w:rsid w:val="00B06148"/>
    <w:rsid w:val="00B06662"/>
    <w:rsid w:val="00B06AC6"/>
    <w:rsid w:val="00B07268"/>
    <w:rsid w:val="00B0734C"/>
    <w:rsid w:val="00B07885"/>
    <w:rsid w:val="00B07E45"/>
    <w:rsid w:val="00B111D5"/>
    <w:rsid w:val="00B11AD8"/>
    <w:rsid w:val="00B11C42"/>
    <w:rsid w:val="00B12C4B"/>
    <w:rsid w:val="00B1359A"/>
    <w:rsid w:val="00B13C21"/>
    <w:rsid w:val="00B14583"/>
    <w:rsid w:val="00B14A2F"/>
    <w:rsid w:val="00B150DA"/>
    <w:rsid w:val="00B152DD"/>
    <w:rsid w:val="00B15AF1"/>
    <w:rsid w:val="00B15BA0"/>
    <w:rsid w:val="00B165E3"/>
    <w:rsid w:val="00B16CC4"/>
    <w:rsid w:val="00B17023"/>
    <w:rsid w:val="00B172F6"/>
    <w:rsid w:val="00B17475"/>
    <w:rsid w:val="00B177A9"/>
    <w:rsid w:val="00B201A2"/>
    <w:rsid w:val="00B20BE3"/>
    <w:rsid w:val="00B219CD"/>
    <w:rsid w:val="00B2262E"/>
    <w:rsid w:val="00B23508"/>
    <w:rsid w:val="00B24200"/>
    <w:rsid w:val="00B24E7E"/>
    <w:rsid w:val="00B250F2"/>
    <w:rsid w:val="00B25372"/>
    <w:rsid w:val="00B25D67"/>
    <w:rsid w:val="00B25E44"/>
    <w:rsid w:val="00B261BB"/>
    <w:rsid w:val="00B27BB7"/>
    <w:rsid w:val="00B27CDF"/>
    <w:rsid w:val="00B30145"/>
    <w:rsid w:val="00B30525"/>
    <w:rsid w:val="00B30BE8"/>
    <w:rsid w:val="00B317E2"/>
    <w:rsid w:val="00B322BC"/>
    <w:rsid w:val="00B323FF"/>
    <w:rsid w:val="00B32EBB"/>
    <w:rsid w:val="00B33D93"/>
    <w:rsid w:val="00B34251"/>
    <w:rsid w:val="00B344C6"/>
    <w:rsid w:val="00B346A3"/>
    <w:rsid w:val="00B35467"/>
    <w:rsid w:val="00B35CA7"/>
    <w:rsid w:val="00B37FDE"/>
    <w:rsid w:val="00B402B5"/>
    <w:rsid w:val="00B417DC"/>
    <w:rsid w:val="00B41C52"/>
    <w:rsid w:val="00B425D8"/>
    <w:rsid w:val="00B42794"/>
    <w:rsid w:val="00B43147"/>
    <w:rsid w:val="00B4399D"/>
    <w:rsid w:val="00B43B61"/>
    <w:rsid w:val="00B43C05"/>
    <w:rsid w:val="00B43D2E"/>
    <w:rsid w:val="00B45A0C"/>
    <w:rsid w:val="00B45BC9"/>
    <w:rsid w:val="00B46474"/>
    <w:rsid w:val="00B46DC7"/>
    <w:rsid w:val="00B515A1"/>
    <w:rsid w:val="00B52280"/>
    <w:rsid w:val="00B5269D"/>
    <w:rsid w:val="00B52BA6"/>
    <w:rsid w:val="00B54B6E"/>
    <w:rsid w:val="00B5546E"/>
    <w:rsid w:val="00B55AE8"/>
    <w:rsid w:val="00B56429"/>
    <w:rsid w:val="00B60967"/>
    <w:rsid w:val="00B61089"/>
    <w:rsid w:val="00B61E74"/>
    <w:rsid w:val="00B62132"/>
    <w:rsid w:val="00B627D0"/>
    <w:rsid w:val="00B62CB3"/>
    <w:rsid w:val="00B6380B"/>
    <w:rsid w:val="00B6387E"/>
    <w:rsid w:val="00B63B67"/>
    <w:rsid w:val="00B64A78"/>
    <w:rsid w:val="00B653D1"/>
    <w:rsid w:val="00B655F6"/>
    <w:rsid w:val="00B65851"/>
    <w:rsid w:val="00B659C5"/>
    <w:rsid w:val="00B66614"/>
    <w:rsid w:val="00B66880"/>
    <w:rsid w:val="00B66F08"/>
    <w:rsid w:val="00B670F0"/>
    <w:rsid w:val="00B67530"/>
    <w:rsid w:val="00B70098"/>
    <w:rsid w:val="00B709E7"/>
    <w:rsid w:val="00B70AD3"/>
    <w:rsid w:val="00B70C62"/>
    <w:rsid w:val="00B71F9F"/>
    <w:rsid w:val="00B72275"/>
    <w:rsid w:val="00B72329"/>
    <w:rsid w:val="00B734B7"/>
    <w:rsid w:val="00B7471E"/>
    <w:rsid w:val="00B750F5"/>
    <w:rsid w:val="00B752C0"/>
    <w:rsid w:val="00B759AE"/>
    <w:rsid w:val="00B767EB"/>
    <w:rsid w:val="00B76D75"/>
    <w:rsid w:val="00B77253"/>
    <w:rsid w:val="00B77C6E"/>
    <w:rsid w:val="00B77FDC"/>
    <w:rsid w:val="00B80DB5"/>
    <w:rsid w:val="00B81E05"/>
    <w:rsid w:val="00B82172"/>
    <w:rsid w:val="00B82597"/>
    <w:rsid w:val="00B82816"/>
    <w:rsid w:val="00B83408"/>
    <w:rsid w:val="00B84374"/>
    <w:rsid w:val="00B84D6A"/>
    <w:rsid w:val="00B84DC0"/>
    <w:rsid w:val="00B85577"/>
    <w:rsid w:val="00B85734"/>
    <w:rsid w:val="00B86435"/>
    <w:rsid w:val="00B86796"/>
    <w:rsid w:val="00B86DCF"/>
    <w:rsid w:val="00B87DE6"/>
    <w:rsid w:val="00B90877"/>
    <w:rsid w:val="00B92812"/>
    <w:rsid w:val="00B92B3A"/>
    <w:rsid w:val="00B9400E"/>
    <w:rsid w:val="00B94E1D"/>
    <w:rsid w:val="00B95E5B"/>
    <w:rsid w:val="00BA0B99"/>
    <w:rsid w:val="00BA1625"/>
    <w:rsid w:val="00BA1FB8"/>
    <w:rsid w:val="00BA22D7"/>
    <w:rsid w:val="00BA2955"/>
    <w:rsid w:val="00BA32EB"/>
    <w:rsid w:val="00BA34CC"/>
    <w:rsid w:val="00BA3AA0"/>
    <w:rsid w:val="00BA4447"/>
    <w:rsid w:val="00BA4788"/>
    <w:rsid w:val="00BA4AE4"/>
    <w:rsid w:val="00BA70ED"/>
    <w:rsid w:val="00BA71C9"/>
    <w:rsid w:val="00BB112A"/>
    <w:rsid w:val="00BB11E5"/>
    <w:rsid w:val="00BB17CD"/>
    <w:rsid w:val="00BB2947"/>
    <w:rsid w:val="00BB33EF"/>
    <w:rsid w:val="00BB384B"/>
    <w:rsid w:val="00BB44E1"/>
    <w:rsid w:val="00BB47C7"/>
    <w:rsid w:val="00BB7D46"/>
    <w:rsid w:val="00BB7DC6"/>
    <w:rsid w:val="00BC02B3"/>
    <w:rsid w:val="00BC0C6E"/>
    <w:rsid w:val="00BC1CCB"/>
    <w:rsid w:val="00BC1FE6"/>
    <w:rsid w:val="00BC27A9"/>
    <w:rsid w:val="00BC2B61"/>
    <w:rsid w:val="00BC2E5F"/>
    <w:rsid w:val="00BC4014"/>
    <w:rsid w:val="00BC59AB"/>
    <w:rsid w:val="00BC5EC2"/>
    <w:rsid w:val="00BC60DA"/>
    <w:rsid w:val="00BC6166"/>
    <w:rsid w:val="00BC7178"/>
    <w:rsid w:val="00BC7657"/>
    <w:rsid w:val="00BC77A3"/>
    <w:rsid w:val="00BC7B30"/>
    <w:rsid w:val="00BD19E7"/>
    <w:rsid w:val="00BD1A94"/>
    <w:rsid w:val="00BD1B7A"/>
    <w:rsid w:val="00BD1FA6"/>
    <w:rsid w:val="00BD2180"/>
    <w:rsid w:val="00BD363F"/>
    <w:rsid w:val="00BD4188"/>
    <w:rsid w:val="00BD4E3E"/>
    <w:rsid w:val="00BD527B"/>
    <w:rsid w:val="00BD5AFA"/>
    <w:rsid w:val="00BD5ED1"/>
    <w:rsid w:val="00BD699B"/>
    <w:rsid w:val="00BD6D3E"/>
    <w:rsid w:val="00BD73A2"/>
    <w:rsid w:val="00BD7477"/>
    <w:rsid w:val="00BE0270"/>
    <w:rsid w:val="00BE0464"/>
    <w:rsid w:val="00BE1A91"/>
    <w:rsid w:val="00BE1B80"/>
    <w:rsid w:val="00BE2D74"/>
    <w:rsid w:val="00BE2F9E"/>
    <w:rsid w:val="00BE360E"/>
    <w:rsid w:val="00BE362F"/>
    <w:rsid w:val="00BE3F75"/>
    <w:rsid w:val="00BE3FA9"/>
    <w:rsid w:val="00BE4B58"/>
    <w:rsid w:val="00BE5533"/>
    <w:rsid w:val="00BE557F"/>
    <w:rsid w:val="00BE56C4"/>
    <w:rsid w:val="00BE574E"/>
    <w:rsid w:val="00BE5DA4"/>
    <w:rsid w:val="00BE6485"/>
    <w:rsid w:val="00BE76A1"/>
    <w:rsid w:val="00BE7751"/>
    <w:rsid w:val="00BE782D"/>
    <w:rsid w:val="00BF015D"/>
    <w:rsid w:val="00BF0848"/>
    <w:rsid w:val="00BF0870"/>
    <w:rsid w:val="00BF0DD8"/>
    <w:rsid w:val="00BF0EF1"/>
    <w:rsid w:val="00BF1AB9"/>
    <w:rsid w:val="00BF1BBA"/>
    <w:rsid w:val="00BF1D78"/>
    <w:rsid w:val="00BF25D0"/>
    <w:rsid w:val="00BF3583"/>
    <w:rsid w:val="00BF390A"/>
    <w:rsid w:val="00BF3D6B"/>
    <w:rsid w:val="00BF3EB5"/>
    <w:rsid w:val="00BF41B4"/>
    <w:rsid w:val="00BF57E7"/>
    <w:rsid w:val="00BF61B7"/>
    <w:rsid w:val="00BF69CD"/>
    <w:rsid w:val="00C00FC8"/>
    <w:rsid w:val="00C010B6"/>
    <w:rsid w:val="00C01177"/>
    <w:rsid w:val="00C016E1"/>
    <w:rsid w:val="00C017ED"/>
    <w:rsid w:val="00C025E6"/>
    <w:rsid w:val="00C02B9F"/>
    <w:rsid w:val="00C032BF"/>
    <w:rsid w:val="00C03448"/>
    <w:rsid w:val="00C03521"/>
    <w:rsid w:val="00C03C49"/>
    <w:rsid w:val="00C04F4D"/>
    <w:rsid w:val="00C05490"/>
    <w:rsid w:val="00C061B2"/>
    <w:rsid w:val="00C07035"/>
    <w:rsid w:val="00C070F3"/>
    <w:rsid w:val="00C102E4"/>
    <w:rsid w:val="00C1063F"/>
    <w:rsid w:val="00C11061"/>
    <w:rsid w:val="00C11152"/>
    <w:rsid w:val="00C114EE"/>
    <w:rsid w:val="00C115D9"/>
    <w:rsid w:val="00C11EDB"/>
    <w:rsid w:val="00C12A78"/>
    <w:rsid w:val="00C13147"/>
    <w:rsid w:val="00C132FB"/>
    <w:rsid w:val="00C133AD"/>
    <w:rsid w:val="00C13DF6"/>
    <w:rsid w:val="00C1463D"/>
    <w:rsid w:val="00C14AA6"/>
    <w:rsid w:val="00C15176"/>
    <w:rsid w:val="00C16113"/>
    <w:rsid w:val="00C16129"/>
    <w:rsid w:val="00C17077"/>
    <w:rsid w:val="00C17944"/>
    <w:rsid w:val="00C20E8B"/>
    <w:rsid w:val="00C20F0F"/>
    <w:rsid w:val="00C20F59"/>
    <w:rsid w:val="00C2127A"/>
    <w:rsid w:val="00C214E2"/>
    <w:rsid w:val="00C220B2"/>
    <w:rsid w:val="00C22303"/>
    <w:rsid w:val="00C22756"/>
    <w:rsid w:val="00C22E2A"/>
    <w:rsid w:val="00C233E7"/>
    <w:rsid w:val="00C23B53"/>
    <w:rsid w:val="00C2430A"/>
    <w:rsid w:val="00C245D1"/>
    <w:rsid w:val="00C24900"/>
    <w:rsid w:val="00C24A41"/>
    <w:rsid w:val="00C259E4"/>
    <w:rsid w:val="00C26369"/>
    <w:rsid w:val="00C26654"/>
    <w:rsid w:val="00C26662"/>
    <w:rsid w:val="00C27C26"/>
    <w:rsid w:val="00C27C5B"/>
    <w:rsid w:val="00C300E6"/>
    <w:rsid w:val="00C31148"/>
    <w:rsid w:val="00C313A8"/>
    <w:rsid w:val="00C31BD0"/>
    <w:rsid w:val="00C324DA"/>
    <w:rsid w:val="00C32643"/>
    <w:rsid w:val="00C32662"/>
    <w:rsid w:val="00C3275A"/>
    <w:rsid w:val="00C32CB5"/>
    <w:rsid w:val="00C3380F"/>
    <w:rsid w:val="00C34715"/>
    <w:rsid w:val="00C356B1"/>
    <w:rsid w:val="00C35F09"/>
    <w:rsid w:val="00C3665C"/>
    <w:rsid w:val="00C36A29"/>
    <w:rsid w:val="00C37CB2"/>
    <w:rsid w:val="00C4042B"/>
    <w:rsid w:val="00C409E7"/>
    <w:rsid w:val="00C40A9C"/>
    <w:rsid w:val="00C41D29"/>
    <w:rsid w:val="00C41F82"/>
    <w:rsid w:val="00C4234E"/>
    <w:rsid w:val="00C4385B"/>
    <w:rsid w:val="00C43A32"/>
    <w:rsid w:val="00C43D10"/>
    <w:rsid w:val="00C43D4C"/>
    <w:rsid w:val="00C446EA"/>
    <w:rsid w:val="00C44D31"/>
    <w:rsid w:val="00C44F9A"/>
    <w:rsid w:val="00C45F1F"/>
    <w:rsid w:val="00C470DE"/>
    <w:rsid w:val="00C47B7D"/>
    <w:rsid w:val="00C5006E"/>
    <w:rsid w:val="00C50A5B"/>
    <w:rsid w:val="00C50D97"/>
    <w:rsid w:val="00C510D7"/>
    <w:rsid w:val="00C51252"/>
    <w:rsid w:val="00C51AAC"/>
    <w:rsid w:val="00C52793"/>
    <w:rsid w:val="00C528F6"/>
    <w:rsid w:val="00C52910"/>
    <w:rsid w:val="00C53470"/>
    <w:rsid w:val="00C53614"/>
    <w:rsid w:val="00C53A3C"/>
    <w:rsid w:val="00C53DF7"/>
    <w:rsid w:val="00C542E9"/>
    <w:rsid w:val="00C54B13"/>
    <w:rsid w:val="00C54C4D"/>
    <w:rsid w:val="00C55D1D"/>
    <w:rsid w:val="00C55D85"/>
    <w:rsid w:val="00C561C8"/>
    <w:rsid w:val="00C56310"/>
    <w:rsid w:val="00C57521"/>
    <w:rsid w:val="00C618C2"/>
    <w:rsid w:val="00C62E89"/>
    <w:rsid w:val="00C633B6"/>
    <w:rsid w:val="00C634B5"/>
    <w:rsid w:val="00C63AFC"/>
    <w:rsid w:val="00C64261"/>
    <w:rsid w:val="00C64353"/>
    <w:rsid w:val="00C645B3"/>
    <w:rsid w:val="00C64A06"/>
    <w:rsid w:val="00C66121"/>
    <w:rsid w:val="00C66443"/>
    <w:rsid w:val="00C6670C"/>
    <w:rsid w:val="00C6684E"/>
    <w:rsid w:val="00C672BA"/>
    <w:rsid w:val="00C67769"/>
    <w:rsid w:val="00C67F72"/>
    <w:rsid w:val="00C7112D"/>
    <w:rsid w:val="00C718AE"/>
    <w:rsid w:val="00C71A68"/>
    <w:rsid w:val="00C71DCA"/>
    <w:rsid w:val="00C729EB"/>
    <w:rsid w:val="00C72EC4"/>
    <w:rsid w:val="00C73653"/>
    <w:rsid w:val="00C737D7"/>
    <w:rsid w:val="00C74051"/>
    <w:rsid w:val="00C74777"/>
    <w:rsid w:val="00C7609E"/>
    <w:rsid w:val="00C76ADC"/>
    <w:rsid w:val="00C771A5"/>
    <w:rsid w:val="00C77300"/>
    <w:rsid w:val="00C77C0F"/>
    <w:rsid w:val="00C77C5E"/>
    <w:rsid w:val="00C77DA9"/>
    <w:rsid w:val="00C817BD"/>
    <w:rsid w:val="00C8316F"/>
    <w:rsid w:val="00C83D6A"/>
    <w:rsid w:val="00C84105"/>
    <w:rsid w:val="00C84769"/>
    <w:rsid w:val="00C84892"/>
    <w:rsid w:val="00C85B88"/>
    <w:rsid w:val="00C8642D"/>
    <w:rsid w:val="00C86A4D"/>
    <w:rsid w:val="00C901E3"/>
    <w:rsid w:val="00C901F0"/>
    <w:rsid w:val="00C9186F"/>
    <w:rsid w:val="00C91881"/>
    <w:rsid w:val="00C92643"/>
    <w:rsid w:val="00C928D7"/>
    <w:rsid w:val="00C929A8"/>
    <w:rsid w:val="00C92B76"/>
    <w:rsid w:val="00C93338"/>
    <w:rsid w:val="00C94162"/>
    <w:rsid w:val="00C947BD"/>
    <w:rsid w:val="00C95417"/>
    <w:rsid w:val="00C9648B"/>
    <w:rsid w:val="00C964AC"/>
    <w:rsid w:val="00C96572"/>
    <w:rsid w:val="00C966C3"/>
    <w:rsid w:val="00C96EEC"/>
    <w:rsid w:val="00C96EF6"/>
    <w:rsid w:val="00C9763A"/>
    <w:rsid w:val="00C97D86"/>
    <w:rsid w:val="00CA03EF"/>
    <w:rsid w:val="00CA1893"/>
    <w:rsid w:val="00CA1D9F"/>
    <w:rsid w:val="00CA1F9A"/>
    <w:rsid w:val="00CA3C0E"/>
    <w:rsid w:val="00CA3E83"/>
    <w:rsid w:val="00CA4085"/>
    <w:rsid w:val="00CA4648"/>
    <w:rsid w:val="00CA5BBD"/>
    <w:rsid w:val="00CA5F83"/>
    <w:rsid w:val="00CB0AD0"/>
    <w:rsid w:val="00CB28DE"/>
    <w:rsid w:val="00CB29E3"/>
    <w:rsid w:val="00CB31A9"/>
    <w:rsid w:val="00CB3FFE"/>
    <w:rsid w:val="00CB4532"/>
    <w:rsid w:val="00CB507F"/>
    <w:rsid w:val="00CB5339"/>
    <w:rsid w:val="00CB63FF"/>
    <w:rsid w:val="00CB6886"/>
    <w:rsid w:val="00CB7637"/>
    <w:rsid w:val="00CB7DD4"/>
    <w:rsid w:val="00CC0621"/>
    <w:rsid w:val="00CC07CA"/>
    <w:rsid w:val="00CC15D6"/>
    <w:rsid w:val="00CC2040"/>
    <w:rsid w:val="00CC23FE"/>
    <w:rsid w:val="00CC2F28"/>
    <w:rsid w:val="00CC2F3B"/>
    <w:rsid w:val="00CC2F64"/>
    <w:rsid w:val="00CC4A39"/>
    <w:rsid w:val="00CC4AF8"/>
    <w:rsid w:val="00CC5023"/>
    <w:rsid w:val="00CC69CB"/>
    <w:rsid w:val="00CC6B1C"/>
    <w:rsid w:val="00CC6FD7"/>
    <w:rsid w:val="00CC7A2B"/>
    <w:rsid w:val="00CC7CA3"/>
    <w:rsid w:val="00CD07AE"/>
    <w:rsid w:val="00CD1027"/>
    <w:rsid w:val="00CD10EF"/>
    <w:rsid w:val="00CD1895"/>
    <w:rsid w:val="00CD1E37"/>
    <w:rsid w:val="00CD2414"/>
    <w:rsid w:val="00CD3315"/>
    <w:rsid w:val="00CD4695"/>
    <w:rsid w:val="00CD4FE4"/>
    <w:rsid w:val="00CD6AC6"/>
    <w:rsid w:val="00CD6D5E"/>
    <w:rsid w:val="00CD6DB6"/>
    <w:rsid w:val="00CD7096"/>
    <w:rsid w:val="00CD743F"/>
    <w:rsid w:val="00CD7F94"/>
    <w:rsid w:val="00CE0D4C"/>
    <w:rsid w:val="00CE156C"/>
    <w:rsid w:val="00CE1C9C"/>
    <w:rsid w:val="00CE225F"/>
    <w:rsid w:val="00CE411E"/>
    <w:rsid w:val="00CE43E8"/>
    <w:rsid w:val="00CE46ED"/>
    <w:rsid w:val="00CE4A85"/>
    <w:rsid w:val="00CE51CF"/>
    <w:rsid w:val="00CE5347"/>
    <w:rsid w:val="00CE5D8D"/>
    <w:rsid w:val="00CE5FA4"/>
    <w:rsid w:val="00CE6245"/>
    <w:rsid w:val="00CE624E"/>
    <w:rsid w:val="00CE65C5"/>
    <w:rsid w:val="00CE7C01"/>
    <w:rsid w:val="00CF0325"/>
    <w:rsid w:val="00CF1398"/>
    <w:rsid w:val="00CF1B88"/>
    <w:rsid w:val="00CF3BF8"/>
    <w:rsid w:val="00CF3E19"/>
    <w:rsid w:val="00CF4708"/>
    <w:rsid w:val="00CF48C0"/>
    <w:rsid w:val="00CF4A68"/>
    <w:rsid w:val="00CF56CD"/>
    <w:rsid w:val="00CF764A"/>
    <w:rsid w:val="00D004ED"/>
    <w:rsid w:val="00D00BCA"/>
    <w:rsid w:val="00D0152F"/>
    <w:rsid w:val="00D016AA"/>
    <w:rsid w:val="00D021BF"/>
    <w:rsid w:val="00D022FA"/>
    <w:rsid w:val="00D0393F"/>
    <w:rsid w:val="00D055A7"/>
    <w:rsid w:val="00D05F20"/>
    <w:rsid w:val="00D06A09"/>
    <w:rsid w:val="00D06C95"/>
    <w:rsid w:val="00D07ACD"/>
    <w:rsid w:val="00D07AE7"/>
    <w:rsid w:val="00D10560"/>
    <w:rsid w:val="00D11031"/>
    <w:rsid w:val="00D11A02"/>
    <w:rsid w:val="00D11C48"/>
    <w:rsid w:val="00D125B8"/>
    <w:rsid w:val="00D1370E"/>
    <w:rsid w:val="00D14021"/>
    <w:rsid w:val="00D14BD3"/>
    <w:rsid w:val="00D153ED"/>
    <w:rsid w:val="00D16CE7"/>
    <w:rsid w:val="00D16D67"/>
    <w:rsid w:val="00D17C67"/>
    <w:rsid w:val="00D20878"/>
    <w:rsid w:val="00D21610"/>
    <w:rsid w:val="00D2162E"/>
    <w:rsid w:val="00D218F7"/>
    <w:rsid w:val="00D21B4F"/>
    <w:rsid w:val="00D21CD8"/>
    <w:rsid w:val="00D21CFF"/>
    <w:rsid w:val="00D2237C"/>
    <w:rsid w:val="00D228FA"/>
    <w:rsid w:val="00D23550"/>
    <w:rsid w:val="00D2567E"/>
    <w:rsid w:val="00D25BED"/>
    <w:rsid w:val="00D25E1A"/>
    <w:rsid w:val="00D25EF9"/>
    <w:rsid w:val="00D26102"/>
    <w:rsid w:val="00D262AE"/>
    <w:rsid w:val="00D264B6"/>
    <w:rsid w:val="00D26719"/>
    <w:rsid w:val="00D26E42"/>
    <w:rsid w:val="00D3026C"/>
    <w:rsid w:val="00D31784"/>
    <w:rsid w:val="00D318E8"/>
    <w:rsid w:val="00D31A0E"/>
    <w:rsid w:val="00D31BAD"/>
    <w:rsid w:val="00D31F5D"/>
    <w:rsid w:val="00D326F4"/>
    <w:rsid w:val="00D330B5"/>
    <w:rsid w:val="00D33254"/>
    <w:rsid w:val="00D3337F"/>
    <w:rsid w:val="00D33C86"/>
    <w:rsid w:val="00D33CC2"/>
    <w:rsid w:val="00D342C1"/>
    <w:rsid w:val="00D34612"/>
    <w:rsid w:val="00D35368"/>
    <w:rsid w:val="00D355B7"/>
    <w:rsid w:val="00D359B5"/>
    <w:rsid w:val="00D36A5B"/>
    <w:rsid w:val="00D36EB9"/>
    <w:rsid w:val="00D37D4B"/>
    <w:rsid w:val="00D405C0"/>
    <w:rsid w:val="00D40A9C"/>
    <w:rsid w:val="00D415A1"/>
    <w:rsid w:val="00D41698"/>
    <w:rsid w:val="00D41D48"/>
    <w:rsid w:val="00D42A59"/>
    <w:rsid w:val="00D437AB"/>
    <w:rsid w:val="00D43DAA"/>
    <w:rsid w:val="00D44357"/>
    <w:rsid w:val="00D44AAE"/>
    <w:rsid w:val="00D44C2F"/>
    <w:rsid w:val="00D4508B"/>
    <w:rsid w:val="00D45274"/>
    <w:rsid w:val="00D46714"/>
    <w:rsid w:val="00D47205"/>
    <w:rsid w:val="00D47C6F"/>
    <w:rsid w:val="00D50137"/>
    <w:rsid w:val="00D5100B"/>
    <w:rsid w:val="00D511B7"/>
    <w:rsid w:val="00D51512"/>
    <w:rsid w:val="00D521DE"/>
    <w:rsid w:val="00D5252C"/>
    <w:rsid w:val="00D53D20"/>
    <w:rsid w:val="00D54518"/>
    <w:rsid w:val="00D5476C"/>
    <w:rsid w:val="00D547D4"/>
    <w:rsid w:val="00D54859"/>
    <w:rsid w:val="00D55322"/>
    <w:rsid w:val="00D55868"/>
    <w:rsid w:val="00D55977"/>
    <w:rsid w:val="00D56238"/>
    <w:rsid w:val="00D5634E"/>
    <w:rsid w:val="00D565B9"/>
    <w:rsid w:val="00D56B8D"/>
    <w:rsid w:val="00D57089"/>
    <w:rsid w:val="00D570A0"/>
    <w:rsid w:val="00D61879"/>
    <w:rsid w:val="00D61FD8"/>
    <w:rsid w:val="00D62273"/>
    <w:rsid w:val="00D62D32"/>
    <w:rsid w:val="00D6337D"/>
    <w:rsid w:val="00D638B8"/>
    <w:rsid w:val="00D642FD"/>
    <w:rsid w:val="00D65699"/>
    <w:rsid w:val="00D65D36"/>
    <w:rsid w:val="00D65E5B"/>
    <w:rsid w:val="00D66269"/>
    <w:rsid w:val="00D663CE"/>
    <w:rsid w:val="00D664E8"/>
    <w:rsid w:val="00D668BC"/>
    <w:rsid w:val="00D708FF"/>
    <w:rsid w:val="00D71F9D"/>
    <w:rsid w:val="00D72AC8"/>
    <w:rsid w:val="00D73584"/>
    <w:rsid w:val="00D73AA5"/>
    <w:rsid w:val="00D749E5"/>
    <w:rsid w:val="00D74A2B"/>
    <w:rsid w:val="00D759EA"/>
    <w:rsid w:val="00D75E55"/>
    <w:rsid w:val="00D76277"/>
    <w:rsid w:val="00D7627C"/>
    <w:rsid w:val="00D774EA"/>
    <w:rsid w:val="00D7756D"/>
    <w:rsid w:val="00D777B0"/>
    <w:rsid w:val="00D80314"/>
    <w:rsid w:val="00D809C3"/>
    <w:rsid w:val="00D80FFC"/>
    <w:rsid w:val="00D8147F"/>
    <w:rsid w:val="00D818D2"/>
    <w:rsid w:val="00D82576"/>
    <w:rsid w:val="00D826AA"/>
    <w:rsid w:val="00D829D0"/>
    <w:rsid w:val="00D82C6A"/>
    <w:rsid w:val="00D8305D"/>
    <w:rsid w:val="00D83814"/>
    <w:rsid w:val="00D83878"/>
    <w:rsid w:val="00D83B89"/>
    <w:rsid w:val="00D83CA0"/>
    <w:rsid w:val="00D84978"/>
    <w:rsid w:val="00D84DFD"/>
    <w:rsid w:val="00D85C8A"/>
    <w:rsid w:val="00D87850"/>
    <w:rsid w:val="00D87AA1"/>
    <w:rsid w:val="00D87D0E"/>
    <w:rsid w:val="00D87D57"/>
    <w:rsid w:val="00D87DF3"/>
    <w:rsid w:val="00D90AAF"/>
    <w:rsid w:val="00D91267"/>
    <w:rsid w:val="00D91AEB"/>
    <w:rsid w:val="00D92954"/>
    <w:rsid w:val="00D92BD4"/>
    <w:rsid w:val="00D92C59"/>
    <w:rsid w:val="00D93629"/>
    <w:rsid w:val="00D939DD"/>
    <w:rsid w:val="00D93B8E"/>
    <w:rsid w:val="00D93D3A"/>
    <w:rsid w:val="00D94546"/>
    <w:rsid w:val="00D97DCE"/>
    <w:rsid w:val="00DA09FB"/>
    <w:rsid w:val="00DA0ADE"/>
    <w:rsid w:val="00DA215C"/>
    <w:rsid w:val="00DA3D39"/>
    <w:rsid w:val="00DA4779"/>
    <w:rsid w:val="00DA4D43"/>
    <w:rsid w:val="00DA51A9"/>
    <w:rsid w:val="00DA6FCE"/>
    <w:rsid w:val="00DA7896"/>
    <w:rsid w:val="00DA7D43"/>
    <w:rsid w:val="00DB0116"/>
    <w:rsid w:val="00DB0359"/>
    <w:rsid w:val="00DB03D3"/>
    <w:rsid w:val="00DB11CF"/>
    <w:rsid w:val="00DB157F"/>
    <w:rsid w:val="00DB209E"/>
    <w:rsid w:val="00DB2565"/>
    <w:rsid w:val="00DB2598"/>
    <w:rsid w:val="00DB2610"/>
    <w:rsid w:val="00DB26A3"/>
    <w:rsid w:val="00DB29B6"/>
    <w:rsid w:val="00DB32D9"/>
    <w:rsid w:val="00DB4AF4"/>
    <w:rsid w:val="00DB4BB7"/>
    <w:rsid w:val="00DB57A4"/>
    <w:rsid w:val="00DB5939"/>
    <w:rsid w:val="00DB5FB5"/>
    <w:rsid w:val="00DB6F1B"/>
    <w:rsid w:val="00DB73FC"/>
    <w:rsid w:val="00DB7EFA"/>
    <w:rsid w:val="00DC0CF5"/>
    <w:rsid w:val="00DC2444"/>
    <w:rsid w:val="00DC249F"/>
    <w:rsid w:val="00DC2768"/>
    <w:rsid w:val="00DC34A1"/>
    <w:rsid w:val="00DC4485"/>
    <w:rsid w:val="00DC4F4B"/>
    <w:rsid w:val="00DC576D"/>
    <w:rsid w:val="00DC633E"/>
    <w:rsid w:val="00DC73D7"/>
    <w:rsid w:val="00DC7735"/>
    <w:rsid w:val="00DC77A4"/>
    <w:rsid w:val="00DD0552"/>
    <w:rsid w:val="00DD0833"/>
    <w:rsid w:val="00DD1182"/>
    <w:rsid w:val="00DD1198"/>
    <w:rsid w:val="00DD1E3E"/>
    <w:rsid w:val="00DD2308"/>
    <w:rsid w:val="00DD2923"/>
    <w:rsid w:val="00DD3052"/>
    <w:rsid w:val="00DD3318"/>
    <w:rsid w:val="00DD4DCD"/>
    <w:rsid w:val="00DD5B7E"/>
    <w:rsid w:val="00DD729B"/>
    <w:rsid w:val="00DD77E0"/>
    <w:rsid w:val="00DE04DA"/>
    <w:rsid w:val="00DE0794"/>
    <w:rsid w:val="00DE10FF"/>
    <w:rsid w:val="00DE3168"/>
    <w:rsid w:val="00DE31D1"/>
    <w:rsid w:val="00DE3386"/>
    <w:rsid w:val="00DE4088"/>
    <w:rsid w:val="00DE42BA"/>
    <w:rsid w:val="00DE4CCA"/>
    <w:rsid w:val="00DE4D2B"/>
    <w:rsid w:val="00DE52E5"/>
    <w:rsid w:val="00DE6019"/>
    <w:rsid w:val="00DE6F23"/>
    <w:rsid w:val="00DE719E"/>
    <w:rsid w:val="00DE7DCC"/>
    <w:rsid w:val="00DF0376"/>
    <w:rsid w:val="00DF06A0"/>
    <w:rsid w:val="00DF0AB0"/>
    <w:rsid w:val="00DF18AA"/>
    <w:rsid w:val="00DF21AF"/>
    <w:rsid w:val="00DF2796"/>
    <w:rsid w:val="00DF4065"/>
    <w:rsid w:val="00DF48AD"/>
    <w:rsid w:val="00DF4E79"/>
    <w:rsid w:val="00DF4FC4"/>
    <w:rsid w:val="00DF5CB7"/>
    <w:rsid w:val="00DF600F"/>
    <w:rsid w:val="00DF6E0A"/>
    <w:rsid w:val="00DF789C"/>
    <w:rsid w:val="00E01123"/>
    <w:rsid w:val="00E01518"/>
    <w:rsid w:val="00E03A29"/>
    <w:rsid w:val="00E051E1"/>
    <w:rsid w:val="00E055CA"/>
    <w:rsid w:val="00E0639B"/>
    <w:rsid w:val="00E06F69"/>
    <w:rsid w:val="00E07838"/>
    <w:rsid w:val="00E07D54"/>
    <w:rsid w:val="00E11CB5"/>
    <w:rsid w:val="00E11E24"/>
    <w:rsid w:val="00E12291"/>
    <w:rsid w:val="00E1250B"/>
    <w:rsid w:val="00E12712"/>
    <w:rsid w:val="00E12A7C"/>
    <w:rsid w:val="00E12B36"/>
    <w:rsid w:val="00E13411"/>
    <w:rsid w:val="00E137E6"/>
    <w:rsid w:val="00E1397F"/>
    <w:rsid w:val="00E14D23"/>
    <w:rsid w:val="00E14EE2"/>
    <w:rsid w:val="00E150B4"/>
    <w:rsid w:val="00E15F32"/>
    <w:rsid w:val="00E1663B"/>
    <w:rsid w:val="00E16FC5"/>
    <w:rsid w:val="00E16FD6"/>
    <w:rsid w:val="00E17750"/>
    <w:rsid w:val="00E20B86"/>
    <w:rsid w:val="00E20F43"/>
    <w:rsid w:val="00E2151D"/>
    <w:rsid w:val="00E217B4"/>
    <w:rsid w:val="00E218AA"/>
    <w:rsid w:val="00E21DEC"/>
    <w:rsid w:val="00E22D6C"/>
    <w:rsid w:val="00E235EB"/>
    <w:rsid w:val="00E238E4"/>
    <w:rsid w:val="00E2405C"/>
    <w:rsid w:val="00E24317"/>
    <w:rsid w:val="00E24356"/>
    <w:rsid w:val="00E24CD2"/>
    <w:rsid w:val="00E25496"/>
    <w:rsid w:val="00E25A75"/>
    <w:rsid w:val="00E26B15"/>
    <w:rsid w:val="00E26EA6"/>
    <w:rsid w:val="00E27045"/>
    <w:rsid w:val="00E270DF"/>
    <w:rsid w:val="00E2740D"/>
    <w:rsid w:val="00E2783C"/>
    <w:rsid w:val="00E30D6A"/>
    <w:rsid w:val="00E30DC1"/>
    <w:rsid w:val="00E30FDA"/>
    <w:rsid w:val="00E31739"/>
    <w:rsid w:val="00E337BE"/>
    <w:rsid w:val="00E34719"/>
    <w:rsid w:val="00E34C2B"/>
    <w:rsid w:val="00E34F7D"/>
    <w:rsid w:val="00E3505E"/>
    <w:rsid w:val="00E3573B"/>
    <w:rsid w:val="00E365C8"/>
    <w:rsid w:val="00E36DA4"/>
    <w:rsid w:val="00E371C2"/>
    <w:rsid w:val="00E374C1"/>
    <w:rsid w:val="00E377AB"/>
    <w:rsid w:val="00E4069C"/>
    <w:rsid w:val="00E4097B"/>
    <w:rsid w:val="00E40B36"/>
    <w:rsid w:val="00E40F94"/>
    <w:rsid w:val="00E40FDB"/>
    <w:rsid w:val="00E419EF"/>
    <w:rsid w:val="00E41AE8"/>
    <w:rsid w:val="00E421BE"/>
    <w:rsid w:val="00E42817"/>
    <w:rsid w:val="00E4287A"/>
    <w:rsid w:val="00E4304E"/>
    <w:rsid w:val="00E430DE"/>
    <w:rsid w:val="00E43886"/>
    <w:rsid w:val="00E44298"/>
    <w:rsid w:val="00E44AEE"/>
    <w:rsid w:val="00E44C25"/>
    <w:rsid w:val="00E4574A"/>
    <w:rsid w:val="00E46255"/>
    <w:rsid w:val="00E47059"/>
    <w:rsid w:val="00E47814"/>
    <w:rsid w:val="00E47C14"/>
    <w:rsid w:val="00E47E45"/>
    <w:rsid w:val="00E5096B"/>
    <w:rsid w:val="00E50BDE"/>
    <w:rsid w:val="00E50C23"/>
    <w:rsid w:val="00E50DCF"/>
    <w:rsid w:val="00E510AF"/>
    <w:rsid w:val="00E512A7"/>
    <w:rsid w:val="00E517EE"/>
    <w:rsid w:val="00E52156"/>
    <w:rsid w:val="00E52C5F"/>
    <w:rsid w:val="00E5371D"/>
    <w:rsid w:val="00E53B26"/>
    <w:rsid w:val="00E53FBA"/>
    <w:rsid w:val="00E541B1"/>
    <w:rsid w:val="00E5467C"/>
    <w:rsid w:val="00E550C1"/>
    <w:rsid w:val="00E55AB9"/>
    <w:rsid w:val="00E55C37"/>
    <w:rsid w:val="00E56479"/>
    <w:rsid w:val="00E567FA"/>
    <w:rsid w:val="00E577A2"/>
    <w:rsid w:val="00E57BA4"/>
    <w:rsid w:val="00E57E2C"/>
    <w:rsid w:val="00E57FD3"/>
    <w:rsid w:val="00E5B196"/>
    <w:rsid w:val="00E60290"/>
    <w:rsid w:val="00E605E0"/>
    <w:rsid w:val="00E61768"/>
    <w:rsid w:val="00E62740"/>
    <w:rsid w:val="00E6335E"/>
    <w:rsid w:val="00E63F59"/>
    <w:rsid w:val="00E64D31"/>
    <w:rsid w:val="00E65B63"/>
    <w:rsid w:val="00E65E95"/>
    <w:rsid w:val="00E66104"/>
    <w:rsid w:val="00E66AC2"/>
    <w:rsid w:val="00E70172"/>
    <w:rsid w:val="00E703A6"/>
    <w:rsid w:val="00E70CA0"/>
    <w:rsid w:val="00E72BA2"/>
    <w:rsid w:val="00E74EB3"/>
    <w:rsid w:val="00E74F5C"/>
    <w:rsid w:val="00E75282"/>
    <w:rsid w:val="00E757FD"/>
    <w:rsid w:val="00E769B0"/>
    <w:rsid w:val="00E76A24"/>
    <w:rsid w:val="00E77182"/>
    <w:rsid w:val="00E80754"/>
    <w:rsid w:val="00E80D40"/>
    <w:rsid w:val="00E80D5D"/>
    <w:rsid w:val="00E8133C"/>
    <w:rsid w:val="00E8172A"/>
    <w:rsid w:val="00E81FF4"/>
    <w:rsid w:val="00E83329"/>
    <w:rsid w:val="00E84A11"/>
    <w:rsid w:val="00E84B27"/>
    <w:rsid w:val="00E860B0"/>
    <w:rsid w:val="00E860BB"/>
    <w:rsid w:val="00E8651D"/>
    <w:rsid w:val="00E86563"/>
    <w:rsid w:val="00E8678E"/>
    <w:rsid w:val="00E87291"/>
    <w:rsid w:val="00E87429"/>
    <w:rsid w:val="00E874AE"/>
    <w:rsid w:val="00E9169D"/>
    <w:rsid w:val="00E91917"/>
    <w:rsid w:val="00E91FD7"/>
    <w:rsid w:val="00E930AE"/>
    <w:rsid w:val="00E9591E"/>
    <w:rsid w:val="00E95DBD"/>
    <w:rsid w:val="00E962B1"/>
    <w:rsid w:val="00E965E3"/>
    <w:rsid w:val="00E96977"/>
    <w:rsid w:val="00E9755D"/>
    <w:rsid w:val="00EA1466"/>
    <w:rsid w:val="00EA243E"/>
    <w:rsid w:val="00EA2F3F"/>
    <w:rsid w:val="00EA362B"/>
    <w:rsid w:val="00EA39B8"/>
    <w:rsid w:val="00EA3D5E"/>
    <w:rsid w:val="00EA4608"/>
    <w:rsid w:val="00EA4906"/>
    <w:rsid w:val="00EA57D9"/>
    <w:rsid w:val="00EA5A31"/>
    <w:rsid w:val="00EA607C"/>
    <w:rsid w:val="00EA7C48"/>
    <w:rsid w:val="00EB0044"/>
    <w:rsid w:val="00EB0F19"/>
    <w:rsid w:val="00EB1243"/>
    <w:rsid w:val="00EB1D91"/>
    <w:rsid w:val="00EB2986"/>
    <w:rsid w:val="00EB2A36"/>
    <w:rsid w:val="00EB4124"/>
    <w:rsid w:val="00EB4287"/>
    <w:rsid w:val="00EB4EFE"/>
    <w:rsid w:val="00EB50A9"/>
    <w:rsid w:val="00EB6349"/>
    <w:rsid w:val="00EB6CFC"/>
    <w:rsid w:val="00EB73F4"/>
    <w:rsid w:val="00EB7F97"/>
    <w:rsid w:val="00EC0317"/>
    <w:rsid w:val="00EC0487"/>
    <w:rsid w:val="00EC071A"/>
    <w:rsid w:val="00EC1AAC"/>
    <w:rsid w:val="00EC4A9F"/>
    <w:rsid w:val="00EC4F54"/>
    <w:rsid w:val="00EC544B"/>
    <w:rsid w:val="00EC5A6E"/>
    <w:rsid w:val="00EC607E"/>
    <w:rsid w:val="00EC6463"/>
    <w:rsid w:val="00EC6526"/>
    <w:rsid w:val="00EC6663"/>
    <w:rsid w:val="00EC67BB"/>
    <w:rsid w:val="00EC7B9E"/>
    <w:rsid w:val="00ED0128"/>
    <w:rsid w:val="00ED1630"/>
    <w:rsid w:val="00ED38B3"/>
    <w:rsid w:val="00ED390B"/>
    <w:rsid w:val="00ED3E37"/>
    <w:rsid w:val="00ED4430"/>
    <w:rsid w:val="00ED4B66"/>
    <w:rsid w:val="00ED5D1A"/>
    <w:rsid w:val="00ED66BB"/>
    <w:rsid w:val="00ED68DE"/>
    <w:rsid w:val="00ED6FAD"/>
    <w:rsid w:val="00ED7286"/>
    <w:rsid w:val="00ED74BD"/>
    <w:rsid w:val="00ED7803"/>
    <w:rsid w:val="00ED7F67"/>
    <w:rsid w:val="00EE00EA"/>
    <w:rsid w:val="00EE0196"/>
    <w:rsid w:val="00EE1A85"/>
    <w:rsid w:val="00EE1C8A"/>
    <w:rsid w:val="00EE2513"/>
    <w:rsid w:val="00EE2832"/>
    <w:rsid w:val="00EE2D17"/>
    <w:rsid w:val="00EE3329"/>
    <w:rsid w:val="00EE3518"/>
    <w:rsid w:val="00EE45EB"/>
    <w:rsid w:val="00EE5297"/>
    <w:rsid w:val="00EE5703"/>
    <w:rsid w:val="00EE5AEB"/>
    <w:rsid w:val="00EE5CBE"/>
    <w:rsid w:val="00EE778D"/>
    <w:rsid w:val="00EF000C"/>
    <w:rsid w:val="00EF03B1"/>
    <w:rsid w:val="00EF0A54"/>
    <w:rsid w:val="00EF0DD0"/>
    <w:rsid w:val="00EF1C25"/>
    <w:rsid w:val="00EF1C51"/>
    <w:rsid w:val="00EF22E1"/>
    <w:rsid w:val="00EF26D5"/>
    <w:rsid w:val="00EF270B"/>
    <w:rsid w:val="00EF2A98"/>
    <w:rsid w:val="00EF3584"/>
    <w:rsid w:val="00EF3E13"/>
    <w:rsid w:val="00EF4460"/>
    <w:rsid w:val="00EF4FBE"/>
    <w:rsid w:val="00EF5845"/>
    <w:rsid w:val="00EF58CA"/>
    <w:rsid w:val="00EF5D6E"/>
    <w:rsid w:val="00EF611F"/>
    <w:rsid w:val="00EF785C"/>
    <w:rsid w:val="00F003F0"/>
    <w:rsid w:val="00F006F2"/>
    <w:rsid w:val="00F00761"/>
    <w:rsid w:val="00F015EE"/>
    <w:rsid w:val="00F01741"/>
    <w:rsid w:val="00F03601"/>
    <w:rsid w:val="00F0376E"/>
    <w:rsid w:val="00F03861"/>
    <w:rsid w:val="00F04166"/>
    <w:rsid w:val="00F047DE"/>
    <w:rsid w:val="00F04894"/>
    <w:rsid w:val="00F04CD2"/>
    <w:rsid w:val="00F056F9"/>
    <w:rsid w:val="00F05A21"/>
    <w:rsid w:val="00F06767"/>
    <w:rsid w:val="00F0782B"/>
    <w:rsid w:val="00F07DDE"/>
    <w:rsid w:val="00F10FDB"/>
    <w:rsid w:val="00F11414"/>
    <w:rsid w:val="00F12524"/>
    <w:rsid w:val="00F12E68"/>
    <w:rsid w:val="00F1350E"/>
    <w:rsid w:val="00F1376C"/>
    <w:rsid w:val="00F13B96"/>
    <w:rsid w:val="00F15939"/>
    <w:rsid w:val="00F15AB0"/>
    <w:rsid w:val="00F16746"/>
    <w:rsid w:val="00F16C91"/>
    <w:rsid w:val="00F1749E"/>
    <w:rsid w:val="00F17CF2"/>
    <w:rsid w:val="00F20719"/>
    <w:rsid w:val="00F20894"/>
    <w:rsid w:val="00F2168C"/>
    <w:rsid w:val="00F22614"/>
    <w:rsid w:val="00F23BDF"/>
    <w:rsid w:val="00F2421F"/>
    <w:rsid w:val="00F2569F"/>
    <w:rsid w:val="00F25C1C"/>
    <w:rsid w:val="00F2663E"/>
    <w:rsid w:val="00F270E6"/>
    <w:rsid w:val="00F27167"/>
    <w:rsid w:val="00F27299"/>
    <w:rsid w:val="00F272EF"/>
    <w:rsid w:val="00F308FC"/>
    <w:rsid w:val="00F309A3"/>
    <w:rsid w:val="00F30D5E"/>
    <w:rsid w:val="00F30D6F"/>
    <w:rsid w:val="00F3143D"/>
    <w:rsid w:val="00F31FCC"/>
    <w:rsid w:val="00F320EB"/>
    <w:rsid w:val="00F336CF"/>
    <w:rsid w:val="00F34431"/>
    <w:rsid w:val="00F347B0"/>
    <w:rsid w:val="00F34855"/>
    <w:rsid w:val="00F34BC9"/>
    <w:rsid w:val="00F34D0A"/>
    <w:rsid w:val="00F35AD3"/>
    <w:rsid w:val="00F374F6"/>
    <w:rsid w:val="00F375A8"/>
    <w:rsid w:val="00F37BBF"/>
    <w:rsid w:val="00F37ED8"/>
    <w:rsid w:val="00F4019D"/>
    <w:rsid w:val="00F42D2B"/>
    <w:rsid w:val="00F4413E"/>
    <w:rsid w:val="00F44710"/>
    <w:rsid w:val="00F4483D"/>
    <w:rsid w:val="00F44CFD"/>
    <w:rsid w:val="00F45F44"/>
    <w:rsid w:val="00F4676C"/>
    <w:rsid w:val="00F4699E"/>
    <w:rsid w:val="00F469A9"/>
    <w:rsid w:val="00F469AA"/>
    <w:rsid w:val="00F46E1F"/>
    <w:rsid w:val="00F470B9"/>
    <w:rsid w:val="00F4794A"/>
    <w:rsid w:val="00F507D1"/>
    <w:rsid w:val="00F5344A"/>
    <w:rsid w:val="00F535CC"/>
    <w:rsid w:val="00F5426C"/>
    <w:rsid w:val="00F543B2"/>
    <w:rsid w:val="00F54893"/>
    <w:rsid w:val="00F55AC4"/>
    <w:rsid w:val="00F55B49"/>
    <w:rsid w:val="00F56A44"/>
    <w:rsid w:val="00F56AF6"/>
    <w:rsid w:val="00F5799D"/>
    <w:rsid w:val="00F57A2D"/>
    <w:rsid w:val="00F604E0"/>
    <w:rsid w:val="00F6075A"/>
    <w:rsid w:val="00F6078A"/>
    <w:rsid w:val="00F60F58"/>
    <w:rsid w:val="00F619CE"/>
    <w:rsid w:val="00F61FA7"/>
    <w:rsid w:val="00F62A90"/>
    <w:rsid w:val="00F639CB"/>
    <w:rsid w:val="00F643E2"/>
    <w:rsid w:val="00F648C7"/>
    <w:rsid w:val="00F64B24"/>
    <w:rsid w:val="00F64BB6"/>
    <w:rsid w:val="00F6611C"/>
    <w:rsid w:val="00F66286"/>
    <w:rsid w:val="00F662F6"/>
    <w:rsid w:val="00F6657B"/>
    <w:rsid w:val="00F66697"/>
    <w:rsid w:val="00F66945"/>
    <w:rsid w:val="00F66DAC"/>
    <w:rsid w:val="00F66E88"/>
    <w:rsid w:val="00F67E75"/>
    <w:rsid w:val="00F70599"/>
    <w:rsid w:val="00F70D24"/>
    <w:rsid w:val="00F7131F"/>
    <w:rsid w:val="00F71B36"/>
    <w:rsid w:val="00F73FC3"/>
    <w:rsid w:val="00F7458B"/>
    <w:rsid w:val="00F74F84"/>
    <w:rsid w:val="00F7693D"/>
    <w:rsid w:val="00F81543"/>
    <w:rsid w:val="00F81F29"/>
    <w:rsid w:val="00F823D3"/>
    <w:rsid w:val="00F837F9"/>
    <w:rsid w:val="00F844B7"/>
    <w:rsid w:val="00F8514C"/>
    <w:rsid w:val="00F85402"/>
    <w:rsid w:val="00F86B5A"/>
    <w:rsid w:val="00F8728A"/>
    <w:rsid w:val="00F87DBF"/>
    <w:rsid w:val="00F9032E"/>
    <w:rsid w:val="00F91B2A"/>
    <w:rsid w:val="00F92ADD"/>
    <w:rsid w:val="00F92F0D"/>
    <w:rsid w:val="00F94E8C"/>
    <w:rsid w:val="00F950D1"/>
    <w:rsid w:val="00F97498"/>
    <w:rsid w:val="00F974F8"/>
    <w:rsid w:val="00F97917"/>
    <w:rsid w:val="00F97B17"/>
    <w:rsid w:val="00F97BAC"/>
    <w:rsid w:val="00F97BDF"/>
    <w:rsid w:val="00F97DF7"/>
    <w:rsid w:val="00FA024F"/>
    <w:rsid w:val="00FA0A4A"/>
    <w:rsid w:val="00FA0E02"/>
    <w:rsid w:val="00FA102F"/>
    <w:rsid w:val="00FA14CE"/>
    <w:rsid w:val="00FA2365"/>
    <w:rsid w:val="00FA23D1"/>
    <w:rsid w:val="00FA24A0"/>
    <w:rsid w:val="00FA251B"/>
    <w:rsid w:val="00FA28F7"/>
    <w:rsid w:val="00FA2E06"/>
    <w:rsid w:val="00FA4672"/>
    <w:rsid w:val="00FA4B31"/>
    <w:rsid w:val="00FA4C79"/>
    <w:rsid w:val="00FA503B"/>
    <w:rsid w:val="00FA5209"/>
    <w:rsid w:val="00FA5818"/>
    <w:rsid w:val="00FA6494"/>
    <w:rsid w:val="00FA653D"/>
    <w:rsid w:val="00FA695D"/>
    <w:rsid w:val="00FA6CE7"/>
    <w:rsid w:val="00FA77A8"/>
    <w:rsid w:val="00FA79A6"/>
    <w:rsid w:val="00FB09CB"/>
    <w:rsid w:val="00FB0F81"/>
    <w:rsid w:val="00FB18B1"/>
    <w:rsid w:val="00FB2B53"/>
    <w:rsid w:val="00FB32FA"/>
    <w:rsid w:val="00FB43DF"/>
    <w:rsid w:val="00FB4418"/>
    <w:rsid w:val="00FB5597"/>
    <w:rsid w:val="00FB77FB"/>
    <w:rsid w:val="00FC028A"/>
    <w:rsid w:val="00FC0EB0"/>
    <w:rsid w:val="00FC1AFE"/>
    <w:rsid w:val="00FC261B"/>
    <w:rsid w:val="00FC45D4"/>
    <w:rsid w:val="00FC463E"/>
    <w:rsid w:val="00FC4700"/>
    <w:rsid w:val="00FC4C3A"/>
    <w:rsid w:val="00FC5462"/>
    <w:rsid w:val="00FC7627"/>
    <w:rsid w:val="00FC7C76"/>
    <w:rsid w:val="00FD2A90"/>
    <w:rsid w:val="00FD308C"/>
    <w:rsid w:val="00FD34F5"/>
    <w:rsid w:val="00FD3926"/>
    <w:rsid w:val="00FD3EA0"/>
    <w:rsid w:val="00FD3FDC"/>
    <w:rsid w:val="00FD4B85"/>
    <w:rsid w:val="00FD5460"/>
    <w:rsid w:val="00FD5B7B"/>
    <w:rsid w:val="00FD654B"/>
    <w:rsid w:val="00FD6BAE"/>
    <w:rsid w:val="00FD7B36"/>
    <w:rsid w:val="00FE0966"/>
    <w:rsid w:val="00FE1685"/>
    <w:rsid w:val="00FE1698"/>
    <w:rsid w:val="00FE180A"/>
    <w:rsid w:val="00FE1B54"/>
    <w:rsid w:val="00FE1C92"/>
    <w:rsid w:val="00FE20F1"/>
    <w:rsid w:val="00FE2C56"/>
    <w:rsid w:val="00FE2DE4"/>
    <w:rsid w:val="00FE451C"/>
    <w:rsid w:val="00FE46B2"/>
    <w:rsid w:val="00FE4C4C"/>
    <w:rsid w:val="00FE5152"/>
    <w:rsid w:val="00FE5A5B"/>
    <w:rsid w:val="00FE63BE"/>
    <w:rsid w:val="00FE67B9"/>
    <w:rsid w:val="00FE6E8A"/>
    <w:rsid w:val="00FE74C6"/>
    <w:rsid w:val="00FE777C"/>
    <w:rsid w:val="00FE77E3"/>
    <w:rsid w:val="00FF0042"/>
    <w:rsid w:val="00FF1A4D"/>
    <w:rsid w:val="00FF2B5F"/>
    <w:rsid w:val="00FF2F11"/>
    <w:rsid w:val="00FF399A"/>
    <w:rsid w:val="00FF6122"/>
    <w:rsid w:val="00FF6349"/>
    <w:rsid w:val="00FF66F1"/>
    <w:rsid w:val="0145179E"/>
    <w:rsid w:val="01C3D9F6"/>
    <w:rsid w:val="01EA1B02"/>
    <w:rsid w:val="020E8705"/>
    <w:rsid w:val="02EA147F"/>
    <w:rsid w:val="031BF664"/>
    <w:rsid w:val="036C3E91"/>
    <w:rsid w:val="04093100"/>
    <w:rsid w:val="04750DE6"/>
    <w:rsid w:val="04BEC988"/>
    <w:rsid w:val="05296BC6"/>
    <w:rsid w:val="055B573E"/>
    <w:rsid w:val="067A3BBF"/>
    <w:rsid w:val="07193A18"/>
    <w:rsid w:val="07BEB2A7"/>
    <w:rsid w:val="086FEDD7"/>
    <w:rsid w:val="08877C85"/>
    <w:rsid w:val="093CB699"/>
    <w:rsid w:val="09EED03C"/>
    <w:rsid w:val="0AE08D4F"/>
    <w:rsid w:val="0C1728F6"/>
    <w:rsid w:val="0D0D1533"/>
    <w:rsid w:val="0E3BFB85"/>
    <w:rsid w:val="0FA14C0C"/>
    <w:rsid w:val="0FD0258E"/>
    <w:rsid w:val="0FFC8770"/>
    <w:rsid w:val="100EC7BF"/>
    <w:rsid w:val="101C80D5"/>
    <w:rsid w:val="102AD334"/>
    <w:rsid w:val="10AF055F"/>
    <w:rsid w:val="112F7A43"/>
    <w:rsid w:val="135D83D4"/>
    <w:rsid w:val="14207690"/>
    <w:rsid w:val="149AA479"/>
    <w:rsid w:val="14EF96BC"/>
    <w:rsid w:val="151213EB"/>
    <w:rsid w:val="15546F47"/>
    <w:rsid w:val="1576C024"/>
    <w:rsid w:val="167C7B10"/>
    <w:rsid w:val="17C772FB"/>
    <w:rsid w:val="1883DA2A"/>
    <w:rsid w:val="1A51C5D3"/>
    <w:rsid w:val="1AE3769E"/>
    <w:rsid w:val="1B0B4884"/>
    <w:rsid w:val="1C24BD7F"/>
    <w:rsid w:val="1C4C57E7"/>
    <w:rsid w:val="1D13E97E"/>
    <w:rsid w:val="1E2C70FD"/>
    <w:rsid w:val="1F4C5701"/>
    <w:rsid w:val="1FCBB680"/>
    <w:rsid w:val="1FDE4EF4"/>
    <w:rsid w:val="209F22DF"/>
    <w:rsid w:val="20F2D402"/>
    <w:rsid w:val="21C06AF8"/>
    <w:rsid w:val="2387A47D"/>
    <w:rsid w:val="24125E18"/>
    <w:rsid w:val="249738CB"/>
    <w:rsid w:val="24A322D9"/>
    <w:rsid w:val="25374CF2"/>
    <w:rsid w:val="25BAE371"/>
    <w:rsid w:val="25BDF083"/>
    <w:rsid w:val="25BF644C"/>
    <w:rsid w:val="26CBD2F5"/>
    <w:rsid w:val="26D7591B"/>
    <w:rsid w:val="276358E1"/>
    <w:rsid w:val="27DDDAC6"/>
    <w:rsid w:val="27E00171"/>
    <w:rsid w:val="2956ED2E"/>
    <w:rsid w:val="2963DE0D"/>
    <w:rsid w:val="29F89B39"/>
    <w:rsid w:val="2A870B4C"/>
    <w:rsid w:val="2AA96BE1"/>
    <w:rsid w:val="2B3DEEE4"/>
    <w:rsid w:val="2B3E0284"/>
    <w:rsid w:val="2BB8AFC7"/>
    <w:rsid w:val="2D183257"/>
    <w:rsid w:val="2D69FB34"/>
    <w:rsid w:val="2D955F7A"/>
    <w:rsid w:val="2DC84D6D"/>
    <w:rsid w:val="2DDBE4C4"/>
    <w:rsid w:val="2DDC43B1"/>
    <w:rsid w:val="2E0B5C84"/>
    <w:rsid w:val="2E0ECE25"/>
    <w:rsid w:val="2EF011E3"/>
    <w:rsid w:val="2EF01A94"/>
    <w:rsid w:val="2F0E4A62"/>
    <w:rsid w:val="313C6219"/>
    <w:rsid w:val="314F1D2D"/>
    <w:rsid w:val="3188207C"/>
    <w:rsid w:val="32977923"/>
    <w:rsid w:val="32A9EBE5"/>
    <w:rsid w:val="32D976B4"/>
    <w:rsid w:val="331B643B"/>
    <w:rsid w:val="33418713"/>
    <w:rsid w:val="33914CE1"/>
    <w:rsid w:val="3405E597"/>
    <w:rsid w:val="3443EE55"/>
    <w:rsid w:val="34702BBC"/>
    <w:rsid w:val="3473AF6D"/>
    <w:rsid w:val="34D4FBDD"/>
    <w:rsid w:val="34E567D8"/>
    <w:rsid w:val="353DA2F1"/>
    <w:rsid w:val="36029C8D"/>
    <w:rsid w:val="3606A3CD"/>
    <w:rsid w:val="3619ABCB"/>
    <w:rsid w:val="365C4274"/>
    <w:rsid w:val="381A2DBD"/>
    <w:rsid w:val="3852FB22"/>
    <w:rsid w:val="389F8957"/>
    <w:rsid w:val="38A4225C"/>
    <w:rsid w:val="38D1AF5B"/>
    <w:rsid w:val="3C650CE0"/>
    <w:rsid w:val="3C7060D7"/>
    <w:rsid w:val="3DC14C48"/>
    <w:rsid w:val="3DD87C21"/>
    <w:rsid w:val="3DF72FD2"/>
    <w:rsid w:val="3E539230"/>
    <w:rsid w:val="3EC8F84A"/>
    <w:rsid w:val="3ECCDF0F"/>
    <w:rsid w:val="3EDF1C35"/>
    <w:rsid w:val="3F7A47F3"/>
    <w:rsid w:val="3FA8B0D3"/>
    <w:rsid w:val="41E87278"/>
    <w:rsid w:val="421445EE"/>
    <w:rsid w:val="4283C147"/>
    <w:rsid w:val="453FF2E4"/>
    <w:rsid w:val="4548E4CD"/>
    <w:rsid w:val="45CD654F"/>
    <w:rsid w:val="45D3ED4E"/>
    <w:rsid w:val="46A5048B"/>
    <w:rsid w:val="46C2F045"/>
    <w:rsid w:val="47D64C0C"/>
    <w:rsid w:val="489F71AC"/>
    <w:rsid w:val="48AF15BD"/>
    <w:rsid w:val="48B8DC04"/>
    <w:rsid w:val="48E81B8C"/>
    <w:rsid w:val="491A3C9D"/>
    <w:rsid w:val="493796EF"/>
    <w:rsid w:val="494505CE"/>
    <w:rsid w:val="49E774E7"/>
    <w:rsid w:val="49F12260"/>
    <w:rsid w:val="4AF56819"/>
    <w:rsid w:val="4C410E2A"/>
    <w:rsid w:val="4CA60867"/>
    <w:rsid w:val="4CB64DB5"/>
    <w:rsid w:val="4D0965C3"/>
    <w:rsid w:val="4D209CDC"/>
    <w:rsid w:val="4D51A989"/>
    <w:rsid w:val="4D83E7F5"/>
    <w:rsid w:val="4DC378B6"/>
    <w:rsid w:val="4E099A00"/>
    <w:rsid w:val="4E61D20E"/>
    <w:rsid w:val="4EAF055C"/>
    <w:rsid w:val="4F42CC0A"/>
    <w:rsid w:val="4FFBD19B"/>
    <w:rsid w:val="509298B8"/>
    <w:rsid w:val="519BD392"/>
    <w:rsid w:val="51CE1D8A"/>
    <w:rsid w:val="52E744E3"/>
    <w:rsid w:val="52FC418D"/>
    <w:rsid w:val="54528408"/>
    <w:rsid w:val="54C5DC7B"/>
    <w:rsid w:val="54DDE708"/>
    <w:rsid w:val="54EE7A00"/>
    <w:rsid w:val="551F769B"/>
    <w:rsid w:val="55431CDE"/>
    <w:rsid w:val="565D46F2"/>
    <w:rsid w:val="567150D2"/>
    <w:rsid w:val="568CEE8C"/>
    <w:rsid w:val="5794E2FC"/>
    <w:rsid w:val="57EDBB33"/>
    <w:rsid w:val="58837DA4"/>
    <w:rsid w:val="58F35DBC"/>
    <w:rsid w:val="5995041D"/>
    <w:rsid w:val="59A56E39"/>
    <w:rsid w:val="59D18093"/>
    <w:rsid w:val="5A23C04F"/>
    <w:rsid w:val="5AA3AF82"/>
    <w:rsid w:val="5AD63B7F"/>
    <w:rsid w:val="5AF6E868"/>
    <w:rsid w:val="5B765799"/>
    <w:rsid w:val="5BE005D2"/>
    <w:rsid w:val="5BF1882F"/>
    <w:rsid w:val="5D869E8B"/>
    <w:rsid w:val="5E672F93"/>
    <w:rsid w:val="5ED29648"/>
    <w:rsid w:val="5F985120"/>
    <w:rsid w:val="5FB91E6F"/>
    <w:rsid w:val="5FC13C0E"/>
    <w:rsid w:val="5FF02A42"/>
    <w:rsid w:val="606BFC13"/>
    <w:rsid w:val="611CE115"/>
    <w:rsid w:val="62036D0E"/>
    <w:rsid w:val="633325FB"/>
    <w:rsid w:val="63569D1B"/>
    <w:rsid w:val="63D72BCD"/>
    <w:rsid w:val="6505E503"/>
    <w:rsid w:val="6669D033"/>
    <w:rsid w:val="67EB6525"/>
    <w:rsid w:val="6804350A"/>
    <w:rsid w:val="683401DC"/>
    <w:rsid w:val="6841E3D7"/>
    <w:rsid w:val="6873250B"/>
    <w:rsid w:val="68F77C71"/>
    <w:rsid w:val="6971BEE6"/>
    <w:rsid w:val="6A0E05A8"/>
    <w:rsid w:val="6B4EB487"/>
    <w:rsid w:val="6C16A69A"/>
    <w:rsid w:val="6D459245"/>
    <w:rsid w:val="6D9D9181"/>
    <w:rsid w:val="6E175886"/>
    <w:rsid w:val="6E700DD3"/>
    <w:rsid w:val="6F8E8B63"/>
    <w:rsid w:val="6FC8032B"/>
    <w:rsid w:val="70B21B6A"/>
    <w:rsid w:val="7117CA84"/>
    <w:rsid w:val="71F29060"/>
    <w:rsid w:val="7214D187"/>
    <w:rsid w:val="7292BE17"/>
    <w:rsid w:val="72A94140"/>
    <w:rsid w:val="7453EC8C"/>
    <w:rsid w:val="7492A542"/>
    <w:rsid w:val="74D70BBA"/>
    <w:rsid w:val="756D3A02"/>
    <w:rsid w:val="757E11B2"/>
    <w:rsid w:val="75DC8AC2"/>
    <w:rsid w:val="78B8CF9B"/>
    <w:rsid w:val="78F659CB"/>
    <w:rsid w:val="7908D28B"/>
    <w:rsid w:val="792AC8E8"/>
    <w:rsid w:val="7AE227D5"/>
    <w:rsid w:val="7B81508D"/>
    <w:rsid w:val="7BB25971"/>
    <w:rsid w:val="7C01458E"/>
    <w:rsid w:val="7C4F9CED"/>
    <w:rsid w:val="7C59FFD5"/>
    <w:rsid w:val="7DC89AEF"/>
    <w:rsid w:val="7EC4FB0A"/>
    <w:rsid w:val="7F83DBA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AC5FC"/>
  <w15:chartTrackingRefBased/>
  <w15:docId w15:val="{658C1F13-2765-4D04-9360-43CE88401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162E"/>
    <w:pPr>
      <w:spacing w:line="480" w:lineRule="auto"/>
      <w:contextualSpacing/>
    </w:pPr>
  </w:style>
  <w:style w:type="paragraph" w:styleId="1">
    <w:name w:val="heading 1"/>
    <w:basedOn w:val="a"/>
    <w:next w:val="a"/>
    <w:link w:val="10"/>
    <w:uiPriority w:val="9"/>
    <w:qFormat/>
    <w:rsid w:val="00447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47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4719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4719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4719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719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4719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719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4719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47190"/>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447190"/>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447190"/>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447190"/>
    <w:rPr>
      <w:rFonts w:eastAsiaTheme="majorEastAsia" w:cstheme="majorBidi"/>
      <w:i/>
      <w:iCs/>
      <w:color w:val="0F4761" w:themeColor="accent1" w:themeShade="BF"/>
    </w:rPr>
  </w:style>
  <w:style w:type="character" w:customStyle="1" w:styleId="50">
    <w:name w:val="标题 5 字符"/>
    <w:basedOn w:val="a0"/>
    <w:link w:val="5"/>
    <w:uiPriority w:val="9"/>
    <w:semiHidden/>
    <w:rsid w:val="00447190"/>
    <w:rPr>
      <w:rFonts w:eastAsiaTheme="majorEastAsia" w:cstheme="majorBidi"/>
      <w:color w:val="0F4761" w:themeColor="accent1" w:themeShade="BF"/>
    </w:rPr>
  </w:style>
  <w:style w:type="character" w:customStyle="1" w:styleId="60">
    <w:name w:val="标题 6 字符"/>
    <w:basedOn w:val="a0"/>
    <w:link w:val="6"/>
    <w:uiPriority w:val="9"/>
    <w:semiHidden/>
    <w:rsid w:val="00447190"/>
    <w:rPr>
      <w:rFonts w:eastAsiaTheme="majorEastAsia" w:cstheme="majorBidi"/>
      <w:i/>
      <w:iCs/>
      <w:color w:val="595959" w:themeColor="text1" w:themeTint="A6"/>
    </w:rPr>
  </w:style>
  <w:style w:type="character" w:customStyle="1" w:styleId="70">
    <w:name w:val="标题 7 字符"/>
    <w:basedOn w:val="a0"/>
    <w:link w:val="7"/>
    <w:uiPriority w:val="9"/>
    <w:semiHidden/>
    <w:rsid w:val="00447190"/>
    <w:rPr>
      <w:rFonts w:eastAsiaTheme="majorEastAsia" w:cstheme="majorBidi"/>
      <w:color w:val="595959" w:themeColor="text1" w:themeTint="A6"/>
    </w:rPr>
  </w:style>
  <w:style w:type="character" w:customStyle="1" w:styleId="80">
    <w:name w:val="标题 8 字符"/>
    <w:basedOn w:val="a0"/>
    <w:link w:val="8"/>
    <w:uiPriority w:val="9"/>
    <w:semiHidden/>
    <w:rsid w:val="00447190"/>
    <w:rPr>
      <w:rFonts w:eastAsiaTheme="majorEastAsia" w:cstheme="majorBidi"/>
      <w:i/>
      <w:iCs/>
      <w:color w:val="272727" w:themeColor="text1" w:themeTint="D8"/>
    </w:rPr>
  </w:style>
  <w:style w:type="character" w:customStyle="1" w:styleId="90">
    <w:name w:val="标题 9 字符"/>
    <w:basedOn w:val="a0"/>
    <w:link w:val="9"/>
    <w:uiPriority w:val="9"/>
    <w:semiHidden/>
    <w:rsid w:val="00447190"/>
    <w:rPr>
      <w:rFonts w:eastAsiaTheme="majorEastAsia" w:cstheme="majorBidi"/>
      <w:color w:val="272727" w:themeColor="text1" w:themeTint="D8"/>
    </w:rPr>
  </w:style>
  <w:style w:type="paragraph" w:styleId="a3">
    <w:name w:val="Title"/>
    <w:basedOn w:val="a"/>
    <w:next w:val="a"/>
    <w:link w:val="a4"/>
    <w:uiPriority w:val="10"/>
    <w:qFormat/>
    <w:rsid w:val="00447190"/>
    <w:pPr>
      <w:spacing w:after="80" w:line="240" w:lineRule="auto"/>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71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7190"/>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44719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47190"/>
    <w:pPr>
      <w:spacing w:before="160"/>
      <w:jc w:val="center"/>
    </w:pPr>
    <w:rPr>
      <w:i/>
      <w:iCs/>
      <w:color w:val="404040" w:themeColor="text1" w:themeTint="BF"/>
    </w:rPr>
  </w:style>
  <w:style w:type="character" w:customStyle="1" w:styleId="a8">
    <w:name w:val="引用 字符"/>
    <w:basedOn w:val="a0"/>
    <w:link w:val="a7"/>
    <w:uiPriority w:val="29"/>
    <w:rsid w:val="00447190"/>
    <w:rPr>
      <w:i/>
      <w:iCs/>
      <w:color w:val="404040" w:themeColor="text1" w:themeTint="BF"/>
    </w:rPr>
  </w:style>
  <w:style w:type="paragraph" w:styleId="a9">
    <w:name w:val="List Paragraph"/>
    <w:basedOn w:val="a"/>
    <w:uiPriority w:val="34"/>
    <w:qFormat/>
    <w:rsid w:val="00447190"/>
    <w:pPr>
      <w:ind w:left="720"/>
    </w:pPr>
  </w:style>
  <w:style w:type="character" w:styleId="aa">
    <w:name w:val="Intense Emphasis"/>
    <w:basedOn w:val="a0"/>
    <w:uiPriority w:val="21"/>
    <w:qFormat/>
    <w:rsid w:val="00447190"/>
    <w:rPr>
      <w:i/>
      <w:iCs/>
      <w:color w:val="0F4761" w:themeColor="accent1" w:themeShade="BF"/>
    </w:rPr>
  </w:style>
  <w:style w:type="paragraph" w:styleId="ab">
    <w:name w:val="Intense Quote"/>
    <w:basedOn w:val="a"/>
    <w:next w:val="a"/>
    <w:link w:val="ac"/>
    <w:uiPriority w:val="30"/>
    <w:qFormat/>
    <w:rsid w:val="00447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47190"/>
    <w:rPr>
      <w:i/>
      <w:iCs/>
      <w:color w:val="0F4761" w:themeColor="accent1" w:themeShade="BF"/>
    </w:rPr>
  </w:style>
  <w:style w:type="character" w:styleId="ad">
    <w:name w:val="Intense Reference"/>
    <w:basedOn w:val="a0"/>
    <w:uiPriority w:val="32"/>
    <w:qFormat/>
    <w:rsid w:val="00447190"/>
    <w:rPr>
      <w:b/>
      <w:bCs/>
      <w:smallCaps/>
      <w:color w:val="0F4761" w:themeColor="accent1" w:themeShade="BF"/>
      <w:spacing w:val="5"/>
    </w:rPr>
  </w:style>
  <w:style w:type="paragraph" w:styleId="ae">
    <w:name w:val="Revision"/>
    <w:hidden/>
    <w:uiPriority w:val="99"/>
    <w:semiHidden/>
    <w:rsid w:val="005B0B23"/>
    <w:pPr>
      <w:spacing w:after="0" w:line="240" w:lineRule="auto"/>
    </w:pPr>
  </w:style>
  <w:style w:type="character" w:styleId="af">
    <w:name w:val="annotation reference"/>
    <w:basedOn w:val="a0"/>
    <w:uiPriority w:val="99"/>
    <w:semiHidden/>
    <w:unhideWhenUsed/>
    <w:rsid w:val="005807F7"/>
    <w:rPr>
      <w:sz w:val="16"/>
      <w:szCs w:val="16"/>
    </w:rPr>
  </w:style>
  <w:style w:type="paragraph" w:styleId="af0">
    <w:name w:val="annotation text"/>
    <w:basedOn w:val="a"/>
    <w:link w:val="af1"/>
    <w:uiPriority w:val="99"/>
    <w:unhideWhenUsed/>
    <w:rsid w:val="005807F7"/>
    <w:pPr>
      <w:spacing w:line="240" w:lineRule="auto"/>
    </w:pPr>
    <w:rPr>
      <w:sz w:val="20"/>
      <w:szCs w:val="20"/>
    </w:rPr>
  </w:style>
  <w:style w:type="character" w:customStyle="1" w:styleId="af1">
    <w:name w:val="批注文字 字符"/>
    <w:basedOn w:val="a0"/>
    <w:link w:val="af0"/>
    <w:uiPriority w:val="99"/>
    <w:rsid w:val="005807F7"/>
    <w:rPr>
      <w:sz w:val="20"/>
      <w:szCs w:val="20"/>
    </w:rPr>
  </w:style>
  <w:style w:type="paragraph" w:styleId="af2">
    <w:name w:val="annotation subject"/>
    <w:basedOn w:val="af0"/>
    <w:next w:val="af0"/>
    <w:link w:val="af3"/>
    <w:uiPriority w:val="99"/>
    <w:semiHidden/>
    <w:unhideWhenUsed/>
    <w:rsid w:val="005807F7"/>
    <w:rPr>
      <w:b/>
      <w:bCs/>
    </w:rPr>
  </w:style>
  <w:style w:type="character" w:customStyle="1" w:styleId="af3">
    <w:name w:val="批注主题 字符"/>
    <w:basedOn w:val="af1"/>
    <w:link w:val="af2"/>
    <w:uiPriority w:val="99"/>
    <w:semiHidden/>
    <w:rsid w:val="005807F7"/>
    <w:rPr>
      <w:b/>
      <w:bCs/>
      <w:sz w:val="20"/>
      <w:szCs w:val="20"/>
    </w:rPr>
  </w:style>
  <w:style w:type="paragraph" w:styleId="af4">
    <w:name w:val="footnote text"/>
    <w:basedOn w:val="a"/>
    <w:link w:val="af5"/>
    <w:uiPriority w:val="99"/>
    <w:semiHidden/>
    <w:unhideWhenUsed/>
    <w:rsid w:val="00A945C6"/>
    <w:pPr>
      <w:spacing w:after="0" w:line="240" w:lineRule="auto"/>
    </w:pPr>
    <w:rPr>
      <w:sz w:val="20"/>
      <w:szCs w:val="20"/>
    </w:rPr>
  </w:style>
  <w:style w:type="character" w:customStyle="1" w:styleId="af5">
    <w:name w:val="脚注文本 字符"/>
    <w:basedOn w:val="a0"/>
    <w:link w:val="af4"/>
    <w:uiPriority w:val="99"/>
    <w:semiHidden/>
    <w:rsid w:val="00A945C6"/>
    <w:rPr>
      <w:sz w:val="20"/>
      <w:szCs w:val="20"/>
    </w:rPr>
  </w:style>
  <w:style w:type="character" w:styleId="af6">
    <w:name w:val="footnote reference"/>
    <w:basedOn w:val="a0"/>
    <w:uiPriority w:val="99"/>
    <w:semiHidden/>
    <w:unhideWhenUsed/>
    <w:rsid w:val="00A945C6"/>
    <w:rPr>
      <w:vertAlign w:val="superscript"/>
    </w:rPr>
  </w:style>
  <w:style w:type="paragraph" w:styleId="af7">
    <w:name w:val="header"/>
    <w:basedOn w:val="a"/>
    <w:link w:val="af8"/>
    <w:uiPriority w:val="99"/>
    <w:unhideWhenUsed/>
    <w:rsid w:val="008B4269"/>
    <w:pPr>
      <w:tabs>
        <w:tab w:val="center" w:pos="4680"/>
        <w:tab w:val="right" w:pos="9360"/>
      </w:tabs>
      <w:spacing w:after="0" w:line="240" w:lineRule="auto"/>
    </w:pPr>
  </w:style>
  <w:style w:type="character" w:customStyle="1" w:styleId="af8">
    <w:name w:val="页眉 字符"/>
    <w:basedOn w:val="a0"/>
    <w:link w:val="af7"/>
    <w:uiPriority w:val="99"/>
    <w:rsid w:val="008B4269"/>
  </w:style>
  <w:style w:type="paragraph" w:styleId="af9">
    <w:name w:val="footer"/>
    <w:basedOn w:val="a"/>
    <w:link w:val="afa"/>
    <w:uiPriority w:val="99"/>
    <w:unhideWhenUsed/>
    <w:rsid w:val="008B4269"/>
    <w:pPr>
      <w:tabs>
        <w:tab w:val="center" w:pos="4680"/>
        <w:tab w:val="right" w:pos="9360"/>
      </w:tabs>
      <w:spacing w:after="0" w:line="240" w:lineRule="auto"/>
    </w:pPr>
  </w:style>
  <w:style w:type="character" w:customStyle="1" w:styleId="afa">
    <w:name w:val="页脚 字符"/>
    <w:basedOn w:val="a0"/>
    <w:link w:val="af9"/>
    <w:uiPriority w:val="99"/>
    <w:rsid w:val="008B4269"/>
  </w:style>
  <w:style w:type="paragraph" w:styleId="afb">
    <w:name w:val="Bibliography"/>
    <w:basedOn w:val="a"/>
    <w:next w:val="a"/>
    <w:uiPriority w:val="37"/>
    <w:unhideWhenUsed/>
    <w:rsid w:val="006A7736"/>
    <w:pPr>
      <w:spacing w:after="0"/>
      <w:ind w:left="720" w:hanging="720"/>
    </w:pPr>
  </w:style>
  <w:style w:type="paragraph" w:styleId="afc">
    <w:name w:val="endnote text"/>
    <w:basedOn w:val="a"/>
    <w:link w:val="afd"/>
    <w:uiPriority w:val="99"/>
    <w:semiHidden/>
    <w:unhideWhenUsed/>
    <w:rsid w:val="003B07D0"/>
    <w:pPr>
      <w:snapToGrid w:val="0"/>
    </w:pPr>
  </w:style>
  <w:style w:type="character" w:customStyle="1" w:styleId="afd">
    <w:name w:val="尾注文本 字符"/>
    <w:basedOn w:val="a0"/>
    <w:link w:val="afc"/>
    <w:uiPriority w:val="99"/>
    <w:semiHidden/>
    <w:rsid w:val="003B07D0"/>
  </w:style>
  <w:style w:type="character" w:styleId="afe">
    <w:name w:val="endnote reference"/>
    <w:basedOn w:val="a0"/>
    <w:uiPriority w:val="99"/>
    <w:semiHidden/>
    <w:unhideWhenUsed/>
    <w:rsid w:val="003B07D0"/>
    <w:rPr>
      <w:vertAlign w:val="superscript"/>
    </w:rPr>
  </w:style>
  <w:style w:type="character" w:styleId="aff">
    <w:name w:val="Placeholder Text"/>
    <w:basedOn w:val="a0"/>
    <w:uiPriority w:val="99"/>
    <w:semiHidden/>
    <w:rsid w:val="006E3EA5"/>
    <w:rPr>
      <w:color w:val="666666"/>
    </w:rPr>
  </w:style>
  <w:style w:type="character" w:styleId="aff0">
    <w:name w:val="Hyperlink"/>
    <w:basedOn w:val="a0"/>
    <w:uiPriority w:val="99"/>
    <w:unhideWhenUsed/>
    <w:rsid w:val="0076077C"/>
    <w:rPr>
      <w:color w:val="467886" w:themeColor="hyperlink"/>
      <w:u w:val="single"/>
    </w:rPr>
  </w:style>
  <w:style w:type="character" w:styleId="aff1">
    <w:name w:val="Unresolved Mention"/>
    <w:basedOn w:val="a0"/>
    <w:uiPriority w:val="99"/>
    <w:semiHidden/>
    <w:unhideWhenUsed/>
    <w:rsid w:val="007607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373328">
      <w:bodyDiv w:val="1"/>
      <w:marLeft w:val="0"/>
      <w:marRight w:val="0"/>
      <w:marTop w:val="0"/>
      <w:marBottom w:val="0"/>
      <w:divBdr>
        <w:top w:val="none" w:sz="0" w:space="0" w:color="auto"/>
        <w:left w:val="none" w:sz="0" w:space="0" w:color="auto"/>
        <w:bottom w:val="none" w:sz="0" w:space="0" w:color="auto"/>
        <w:right w:val="none" w:sz="0" w:space="0" w:color="auto"/>
      </w:divBdr>
    </w:div>
    <w:div w:id="1279263649">
      <w:bodyDiv w:val="1"/>
      <w:marLeft w:val="0"/>
      <w:marRight w:val="0"/>
      <w:marTop w:val="0"/>
      <w:marBottom w:val="0"/>
      <w:divBdr>
        <w:top w:val="none" w:sz="0" w:space="0" w:color="auto"/>
        <w:left w:val="none" w:sz="0" w:space="0" w:color="auto"/>
        <w:bottom w:val="none" w:sz="0" w:space="0" w:color="auto"/>
        <w:right w:val="none" w:sz="0" w:space="0" w:color="auto"/>
      </w:divBdr>
    </w:div>
    <w:div w:id="142976472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11487-5D70-DF46-B11C-3814E833E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33</Pages>
  <Words>11372</Words>
  <Characters>67669</Characters>
  <Application>Microsoft Office Word</Application>
  <DocSecurity>0</DocSecurity>
  <Lines>2114</Lines>
  <Paragraphs>1197</Paragraphs>
  <ScaleCrop>false</ScaleCrop>
  <Company/>
  <LinksUpToDate>false</LinksUpToDate>
  <CharactersWithSpaces>77844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Yuguo LI</cp:lastModifiedBy>
  <cp:revision>127</cp:revision>
  <cp:lastPrinted>2026-03-18T14:16:00Z</cp:lastPrinted>
  <dcterms:created xsi:type="dcterms:W3CDTF">2026-01-28T09:01:00Z</dcterms:created>
  <dcterms:modified xsi:type="dcterms:W3CDTF">2026-04-09T04:56:00Z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id="lbyXt42A"/&gt;&lt;style id="http://www.zotero.org/styles/academy-of-management-review" hasBibliography="1" bibliographyStyleHasBeenSet="1"/&gt;&lt;prefs&gt;&lt;pref name="fieldType" value="Field"/&gt;&lt;pref name="auto</vt:lpwstr>
  </property>
  <property fmtid="{D5CDD505-2E9C-101B-9397-08002B2CF9AE}" pid="3" name="ZOTERO_PREF_2">
    <vt:lpwstr>maticJournalAbbreviations" value="true"/&gt;&lt;pref name="delayCitationUpdates" value="true"/&gt;&lt;/prefs&gt;&lt;/data&gt;</vt:lpwstr>
  </property>
</Properties>
</file>